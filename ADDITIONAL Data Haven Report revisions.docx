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90C3D6" w14:textId="77777777" w:rsidR="00BE011D" w:rsidRDefault="00215088" w:rsidP="00940F02">
      <w:pPr>
        <w:pStyle w:val="Heading1"/>
      </w:pPr>
      <w:r>
        <w:t>Front cover</w:t>
      </w:r>
    </w:p>
    <w:p w14:paraId="22B5C38F" w14:textId="77777777" w:rsidR="00605F4E" w:rsidRPr="00605F4E" w:rsidRDefault="00605F4E" w:rsidP="00605F4E">
      <w:pPr>
        <w:pStyle w:val="Heading2"/>
        <w:rPr>
          <w:sz w:val="40"/>
        </w:rPr>
      </w:pPr>
      <w:r w:rsidRPr="00605F4E">
        <w:rPr>
          <w:sz w:val="40"/>
        </w:rPr>
        <w:t>Greater Waterbury Community Wellbeing Profile</w:t>
      </w:r>
    </w:p>
    <w:p w14:paraId="321BFE1F" w14:textId="77777777" w:rsidR="00605F4E" w:rsidRPr="00E23DCD" w:rsidDel="001E6358" w:rsidRDefault="001E6358" w:rsidP="00605F4E">
      <w:pPr>
        <w:pStyle w:val="Heading2"/>
        <w:rPr>
          <w:del w:id="0" w:author="waterbury" w:date="2018-03-15T12:18:00Z"/>
          <w:color w:val="FF0000"/>
        </w:rPr>
      </w:pPr>
      <w:ins w:id="1" w:author="waterbury" w:date="2018-03-15T12:18:00Z">
        <w:r>
          <w:rPr>
            <w:b w:val="0"/>
            <w:bCs w:val="0"/>
            <w:noProof/>
            <w:color w:val="FF0000"/>
          </w:rPr>
          <w:drawing>
            <wp:inline distT="0" distB="0" distL="0" distR="0" wp14:anchorId="24638413" wp14:editId="18CE925D">
              <wp:extent cx="6400800"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unityHealthNeedsAssessment-1.jpg"/>
                      <pic:cNvPicPr/>
                    </pic:nvPicPr>
                    <pic:blipFill>
                      <a:blip r:embed="rId8">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ins>
      <w:del w:id="2" w:author="waterbury" w:date="2018-03-15T12:18:00Z">
        <w:r w:rsidR="00605F4E" w:rsidDel="001E6358">
          <w:rPr>
            <w:color w:val="FF0000"/>
            <w:highlight w:val="yellow"/>
          </w:rPr>
          <w:delText>[Include large photo – photo needed</w:delText>
        </w:r>
        <w:r w:rsidR="00605F4E" w:rsidRPr="00E23DCD" w:rsidDel="001E6358">
          <w:rPr>
            <w:color w:val="FF0000"/>
            <w:highlight w:val="yellow"/>
          </w:rPr>
          <w:delText>]</w:delText>
        </w:r>
      </w:del>
    </w:p>
    <w:p w14:paraId="76F0B570" w14:textId="77777777" w:rsidR="00605F4E" w:rsidRDefault="00605F4E" w:rsidP="00605F4E">
      <w:pPr>
        <w:pStyle w:val="Heading2"/>
      </w:pPr>
    </w:p>
    <w:p w14:paraId="0B6D8326" w14:textId="77777777" w:rsidR="00605F4E" w:rsidRDefault="00605F4E" w:rsidP="00605F4E">
      <w:pPr>
        <w:pStyle w:val="Heading2"/>
      </w:pPr>
      <w:r>
        <w:t>Logos</w:t>
      </w:r>
    </w:p>
    <w:p w14:paraId="034D0D38" w14:textId="77777777" w:rsidR="00605F4E" w:rsidRPr="00E23DCD" w:rsidRDefault="00634DA0" w:rsidP="00605F4E">
      <w:pPr>
        <w:pStyle w:val="Heading2"/>
      </w:pPr>
      <w:r>
        <w:rPr>
          <w:noProof/>
        </w:rPr>
        <w:drawing>
          <wp:inline distT="0" distB="0" distL="0" distR="0" wp14:anchorId="47D1BBDF" wp14:editId="54213BCB">
            <wp:extent cx="3048000"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site-gwhp-logo.jpg"/>
                    <pic:cNvPicPr/>
                  </pic:nvPicPr>
                  <pic:blipFill>
                    <a:blip r:embed="rId9">
                      <a:extLst>
                        <a:ext uri="{28A0092B-C50C-407E-A947-70E740481C1C}">
                          <a14:useLocalDpi xmlns:a14="http://schemas.microsoft.com/office/drawing/2010/main" val="0"/>
                        </a:ext>
                      </a:extLst>
                    </a:blip>
                    <a:stretch>
                      <a:fillRect/>
                    </a:stretch>
                  </pic:blipFill>
                  <pic:spPr>
                    <a:xfrm>
                      <a:off x="0" y="0"/>
                      <a:ext cx="3048000" cy="914400"/>
                    </a:xfrm>
                    <a:prstGeom prst="rect">
                      <a:avLst/>
                    </a:prstGeom>
                  </pic:spPr>
                </pic:pic>
              </a:graphicData>
            </a:graphic>
          </wp:inline>
        </w:drawing>
      </w:r>
    </w:p>
    <w:p w14:paraId="3E00CA9A" w14:textId="77777777" w:rsidR="00605F4E" w:rsidRDefault="00605F4E" w:rsidP="00605F4E">
      <w:pPr>
        <w:pStyle w:val="Heading2"/>
        <w:numPr>
          <w:ilvl w:val="1"/>
          <w:numId w:val="0"/>
        </w:numPr>
        <w:ind w:left="720"/>
        <w:rPr>
          <w:sz w:val="32"/>
        </w:rPr>
      </w:pPr>
      <w:r>
        <w:br w:type="page"/>
      </w:r>
    </w:p>
    <w:p w14:paraId="3F6944B3" w14:textId="77777777" w:rsidR="00605F4E" w:rsidRDefault="00605F4E" w:rsidP="00605F4E">
      <w:pPr>
        <w:pStyle w:val="Heading1"/>
        <w:pageBreakBefore/>
        <w:spacing w:before="120"/>
      </w:pPr>
      <w:r>
        <w:lastRenderedPageBreak/>
        <w:t xml:space="preserve">About the Greater Waterbury Health Partnership and this Report (Page 2) </w:t>
      </w:r>
    </w:p>
    <w:p w14:paraId="447D4DD6" w14:textId="77777777" w:rsidR="00605F4E" w:rsidRDefault="00605F4E" w:rsidP="00605F4E">
      <w:pPr>
        <w:pStyle w:val="Body"/>
        <w:spacing w:before="48" w:after="0" w:line="240" w:lineRule="auto"/>
        <w:jc w:val="center"/>
        <w:outlineLvl w:val="2"/>
        <w:rPr>
          <w:color w:val="3781B7"/>
          <w:sz w:val="28"/>
          <w:szCs w:val="28"/>
          <w:u w:val="single" w:color="3781B7"/>
        </w:rPr>
      </w:pPr>
    </w:p>
    <w:p w14:paraId="161FD72C" w14:textId="77777777" w:rsidR="00DA522B" w:rsidRDefault="00DA522B" w:rsidP="00605F4E">
      <w:pPr>
        <w:pStyle w:val="Body"/>
        <w:spacing w:after="0" w:line="240" w:lineRule="auto"/>
        <w:rPr>
          <w:color w:val="242424"/>
          <w:sz w:val="28"/>
          <w:szCs w:val="28"/>
          <w:u w:color="242424"/>
        </w:rPr>
      </w:pPr>
      <w:r>
        <w:rPr>
          <w:color w:val="3781B7"/>
          <w:sz w:val="28"/>
          <w:szCs w:val="28"/>
          <w:u w:val="single" w:color="3781B7"/>
        </w:rPr>
        <w:t xml:space="preserve">We Believe in a Collaborative Approach to Community Health. </w:t>
      </w:r>
    </w:p>
    <w:p w14:paraId="5E8E70F3" w14:textId="77777777" w:rsidR="00605F4E" w:rsidRDefault="00DA522B" w:rsidP="001555AB">
      <w:pPr>
        <w:pStyle w:val="Body"/>
        <w:spacing w:after="0" w:line="240" w:lineRule="auto"/>
      </w:pPr>
      <w:r>
        <w:t>The Greater Waterbury Health Partnership was formed in 2</w:t>
      </w:r>
      <w:r w:rsidR="00605F4E">
        <w:t>013</w:t>
      </w:r>
      <w:r w:rsidR="001555AB">
        <w:t xml:space="preserve"> to better understand</w:t>
      </w:r>
      <w:r>
        <w:t xml:space="preserve"> the health and wellbeing of greater Waterbury residents through data co</w:t>
      </w:r>
      <w:r w:rsidR="004262A8">
        <w:t>llect</w:t>
      </w:r>
      <w:r w:rsidR="001555AB">
        <w:t>ion</w:t>
      </w:r>
      <w:r w:rsidR="004262A8">
        <w:t xml:space="preserve"> and community conversations.</w:t>
      </w:r>
      <w:r>
        <w:t xml:space="preserve"> The partnership includes the following </w:t>
      </w:r>
      <w:r w:rsidR="004262A8">
        <w:t>health leaders</w:t>
      </w:r>
      <w:r>
        <w:t xml:space="preserve">: </w:t>
      </w:r>
      <w:r w:rsidR="00605F4E">
        <w:t>City of Waterbury-Department of Public Health</w:t>
      </w:r>
      <w:r>
        <w:t xml:space="preserve">, </w:t>
      </w:r>
      <w:r w:rsidR="00605F4E">
        <w:t>Connecticut Community Foundation</w:t>
      </w:r>
      <w:r>
        <w:t xml:space="preserve">, </w:t>
      </w:r>
      <w:r w:rsidR="00605F4E">
        <w:t>Saint Mary’s Hospital</w:t>
      </w:r>
      <w:r>
        <w:t xml:space="preserve">, </w:t>
      </w:r>
      <w:proofErr w:type="spellStart"/>
      <w:r w:rsidR="00605F4E">
        <w:t>StayWell</w:t>
      </w:r>
      <w:proofErr w:type="spellEnd"/>
      <w:r w:rsidR="00605F4E">
        <w:t xml:space="preserve"> Health Center, Inc.</w:t>
      </w:r>
      <w:r>
        <w:t xml:space="preserve">, </w:t>
      </w:r>
      <w:r w:rsidR="00605F4E">
        <w:t>United Way of Greater Waterbury</w:t>
      </w:r>
      <w:r w:rsidR="001555AB">
        <w:t>,</w:t>
      </w:r>
      <w:r>
        <w:t xml:space="preserve"> and </w:t>
      </w:r>
      <w:r w:rsidR="00605F4E">
        <w:t>Waterbury Hospital</w:t>
      </w:r>
      <w:r>
        <w:t xml:space="preserve">. </w:t>
      </w:r>
    </w:p>
    <w:p w14:paraId="198FFC70" w14:textId="77777777" w:rsidR="00DA522B" w:rsidRDefault="00DA522B" w:rsidP="001555AB">
      <w:pPr>
        <w:pStyle w:val="Body"/>
        <w:spacing w:after="0" w:line="240" w:lineRule="auto"/>
      </w:pPr>
    </w:p>
    <w:p w14:paraId="43D40637" w14:textId="77777777" w:rsidR="00DA522B" w:rsidRDefault="00DA522B" w:rsidP="001555AB">
      <w:pPr>
        <w:pStyle w:val="Body"/>
        <w:spacing w:before="48" w:after="0" w:line="240" w:lineRule="auto"/>
        <w:outlineLvl w:val="2"/>
        <w:rPr>
          <w:color w:val="242424"/>
          <w:u w:color="242424"/>
        </w:rPr>
      </w:pPr>
      <w:r>
        <w:t>Our vision</w:t>
      </w:r>
      <w:r w:rsidR="001555AB">
        <w:t xml:space="preserve"> is</w:t>
      </w:r>
      <w:r>
        <w:t xml:space="preserve"> to create </w:t>
      </w:r>
      <w:r w:rsidR="001555AB">
        <w:t>a healthy Waterbury for a</w:t>
      </w:r>
      <w:r>
        <w:t>ll</w:t>
      </w:r>
      <w:r w:rsidR="001555AB">
        <w:t>. This</w:t>
      </w:r>
      <w:r>
        <w:t xml:space="preserve"> was adopted after</w:t>
      </w:r>
      <w:r w:rsidR="001555AB">
        <w:t xml:space="preserve"> convening </w:t>
      </w:r>
      <w:r>
        <w:t xml:space="preserve">over a hundred community members </w:t>
      </w:r>
      <w:r w:rsidR="001555AB">
        <w:t>who determined</w:t>
      </w:r>
      <w:r>
        <w:t xml:space="preserve"> the local priority areas of access to care, healthy lifestyles, chronic disease</w:t>
      </w:r>
      <w:r w:rsidR="001555AB">
        <w:t>,</w:t>
      </w:r>
      <w:r>
        <w:t xml:space="preserve"> and asthma prevention. Community providers, residents, and nonprofit professionals joined the Health Partnership to ensure that the region’s residents have </w:t>
      </w:r>
      <w:r w:rsidR="00605F4E">
        <w:rPr>
          <w:color w:val="242424"/>
          <w:u w:color="242424"/>
        </w:rPr>
        <w:t>access to qu</w:t>
      </w:r>
      <w:r w:rsidR="001555AB">
        <w:rPr>
          <w:color w:val="242424"/>
          <w:u w:color="242424"/>
        </w:rPr>
        <w:t>ality, culturally sensitive,</w:t>
      </w:r>
      <w:r w:rsidR="00605F4E">
        <w:rPr>
          <w:color w:val="242424"/>
          <w:u w:color="242424"/>
        </w:rPr>
        <w:t xml:space="preserve"> evidence-based health information</w:t>
      </w:r>
      <w:r>
        <w:rPr>
          <w:color w:val="242424"/>
          <w:u w:color="242424"/>
        </w:rPr>
        <w:t xml:space="preserve">. </w:t>
      </w:r>
    </w:p>
    <w:p w14:paraId="37FF484B" w14:textId="77777777" w:rsidR="00DA522B" w:rsidRDefault="00DA522B" w:rsidP="001555AB">
      <w:pPr>
        <w:pStyle w:val="Body"/>
        <w:spacing w:before="48" w:after="0" w:line="240" w:lineRule="auto"/>
        <w:outlineLvl w:val="2"/>
        <w:rPr>
          <w:color w:val="242424"/>
          <w:u w:color="242424"/>
        </w:rPr>
      </w:pPr>
    </w:p>
    <w:p w14:paraId="578536B1" w14:textId="77777777" w:rsidR="00D705F2" w:rsidRDefault="00DA522B" w:rsidP="001555AB">
      <w:pPr>
        <w:pStyle w:val="Body"/>
        <w:spacing w:before="48" w:after="0" w:line="240" w:lineRule="auto"/>
        <w:outlineLvl w:val="2"/>
        <w:rPr>
          <w:color w:val="242424"/>
          <w:u w:color="242424"/>
        </w:rPr>
      </w:pPr>
      <w:r>
        <w:rPr>
          <w:color w:val="242424"/>
          <w:u w:color="242424"/>
        </w:rPr>
        <w:t>In order to achieve this ambitious mission, the founding partners committed to: c</w:t>
      </w:r>
      <w:r w:rsidR="00605F4E">
        <w:rPr>
          <w:color w:val="242424"/>
          <w:u w:color="242424"/>
        </w:rPr>
        <w:t xml:space="preserve">ommunity engagement </w:t>
      </w:r>
      <w:r>
        <w:rPr>
          <w:color w:val="242424"/>
          <w:u w:color="242424"/>
        </w:rPr>
        <w:t>through targeted workgroups, h</w:t>
      </w:r>
      <w:r w:rsidR="00605F4E">
        <w:rPr>
          <w:color w:val="242424"/>
          <w:u w:color="242424"/>
        </w:rPr>
        <w:t>ealth data collection and analysi</w:t>
      </w:r>
      <w:r>
        <w:rPr>
          <w:color w:val="242424"/>
          <w:u w:color="242424"/>
        </w:rPr>
        <w:t>s, c</w:t>
      </w:r>
      <w:r w:rsidR="00605F4E" w:rsidRPr="00636E40">
        <w:rPr>
          <w:u w:color="242424"/>
        </w:rPr>
        <w:t>oordination</w:t>
      </w:r>
      <w:r>
        <w:rPr>
          <w:u w:color="242424"/>
        </w:rPr>
        <w:t xml:space="preserve"> of community health efforts and </w:t>
      </w:r>
      <w:r>
        <w:rPr>
          <w:color w:val="242424"/>
          <w:u w:color="242424"/>
        </w:rPr>
        <w:t>ad</w:t>
      </w:r>
      <w:r w:rsidR="00605F4E">
        <w:rPr>
          <w:color w:val="242424"/>
          <w:u w:color="242424"/>
        </w:rPr>
        <w:t>vocacy</w:t>
      </w:r>
      <w:r w:rsidR="001555AB">
        <w:rPr>
          <w:color w:val="242424"/>
          <w:u w:color="242424"/>
        </w:rPr>
        <w:t>,</w:t>
      </w:r>
      <w:r w:rsidR="00605F4E">
        <w:rPr>
          <w:color w:val="242424"/>
          <w:u w:color="242424"/>
        </w:rPr>
        <w:t xml:space="preserve"> and policy design </w:t>
      </w:r>
      <w:r w:rsidR="00605F4E" w:rsidRPr="00D8401A">
        <w:rPr>
          <w:color w:val="242424"/>
          <w:u w:color="242424"/>
        </w:rPr>
        <w:t>to support healthier communities</w:t>
      </w:r>
      <w:r w:rsidR="00D705F2">
        <w:rPr>
          <w:color w:val="242424"/>
          <w:u w:color="242424"/>
        </w:rPr>
        <w:t xml:space="preserve">. </w:t>
      </w:r>
    </w:p>
    <w:p w14:paraId="2C900F26" w14:textId="77777777" w:rsidR="00D705F2" w:rsidRDefault="00D705F2" w:rsidP="001555AB">
      <w:pPr>
        <w:pStyle w:val="Body"/>
        <w:spacing w:before="48" w:after="0" w:line="240" w:lineRule="auto"/>
        <w:outlineLvl w:val="2"/>
        <w:rPr>
          <w:color w:val="242424"/>
          <w:u w:color="242424"/>
        </w:rPr>
      </w:pPr>
    </w:p>
    <w:p w14:paraId="2DA1FF65" w14:textId="77777777" w:rsidR="00605F4E" w:rsidRDefault="00D705F2">
      <w:pPr>
        <w:widowControl/>
        <w:spacing w:after="0"/>
      </w:pPr>
      <w:r>
        <w:rPr>
          <w:color w:val="242424"/>
          <w:u w:color="242424"/>
        </w:rPr>
        <w:t xml:space="preserve">The goal of </w:t>
      </w:r>
      <w:r w:rsidR="004262A8">
        <w:rPr>
          <w:color w:val="242424"/>
          <w:u w:color="242424"/>
        </w:rPr>
        <w:t xml:space="preserve">the following report is to promote a better understanding of the critical community wellbeing needs and opportunities in the region and to highlight some promising practices that are underway to improve community health. </w:t>
      </w:r>
      <w:r w:rsidR="004B7CDE">
        <w:rPr>
          <w:color w:val="242424"/>
          <w:u w:color="242424"/>
        </w:rPr>
        <w:t>We know that socioeconomic factors, physical environment, clinical care, and health behav</w:t>
      </w:r>
      <w:r w:rsidR="001555AB">
        <w:rPr>
          <w:color w:val="242424"/>
          <w:u w:color="242424"/>
        </w:rPr>
        <w:t>iors are all key pieces to well</w:t>
      </w:r>
      <w:r w:rsidR="004B7CDE">
        <w:rPr>
          <w:color w:val="242424"/>
          <w:u w:color="242424"/>
        </w:rPr>
        <w:t>being. Throughout the pages of this report, w</w:t>
      </w:r>
      <w:r w:rsidR="003B58CB">
        <w:rPr>
          <w:color w:val="242424"/>
          <w:u w:color="242424"/>
        </w:rPr>
        <w:t xml:space="preserve">e will explore each and invite </w:t>
      </w:r>
      <w:r w:rsidR="004B7CDE">
        <w:rPr>
          <w:color w:val="242424"/>
          <w:u w:color="242424"/>
        </w:rPr>
        <w:t xml:space="preserve">you to be a partner in helping us achieve a health Waterbury region for everyone. </w:t>
      </w:r>
    </w:p>
    <w:p w14:paraId="3ACF9052" w14:textId="77777777" w:rsidR="00605F4E" w:rsidRDefault="00605F4E" w:rsidP="00605F4E">
      <w:pPr>
        <w:pStyle w:val="Heading2"/>
      </w:pPr>
    </w:p>
    <w:tbl>
      <w:tblPr>
        <w:tblStyle w:val="ListTable5Dark-Accent11"/>
        <w:tblW w:w="0" w:type="auto"/>
        <w:tblLook w:val="0620" w:firstRow="1" w:lastRow="0" w:firstColumn="0" w:lastColumn="0" w:noHBand="1" w:noVBand="1"/>
      </w:tblPr>
      <w:tblGrid>
        <w:gridCol w:w="3308"/>
      </w:tblGrid>
      <w:tr w:rsidR="00605F4E" w14:paraId="08423EDB" w14:textId="77777777" w:rsidTr="002D2359">
        <w:trPr>
          <w:cnfStyle w:val="100000000000" w:firstRow="1" w:lastRow="0" w:firstColumn="0" w:lastColumn="0" w:oddVBand="0" w:evenVBand="0" w:oddHBand="0" w:evenHBand="0" w:firstRowFirstColumn="0" w:firstRowLastColumn="0" w:lastRowFirstColumn="0" w:lastRowLastColumn="0"/>
          <w:trHeight w:val="336"/>
        </w:trPr>
        <w:tc>
          <w:tcPr>
            <w:tcW w:w="3308" w:type="dxa"/>
          </w:tcPr>
          <w:p w14:paraId="47E07055" w14:textId="77777777" w:rsidR="00605F4E" w:rsidRDefault="00605F4E" w:rsidP="002D2359">
            <w:r>
              <w:t>Towns in the region</w:t>
            </w:r>
          </w:p>
        </w:tc>
      </w:tr>
      <w:tr w:rsidR="00605F4E" w14:paraId="607A7CD2" w14:textId="77777777" w:rsidTr="002D2359">
        <w:trPr>
          <w:trHeight w:val="319"/>
        </w:trPr>
        <w:tc>
          <w:tcPr>
            <w:tcW w:w="3308" w:type="dxa"/>
          </w:tcPr>
          <w:p w14:paraId="70720018" w14:textId="77777777" w:rsidR="00605F4E" w:rsidRPr="00A41572" w:rsidRDefault="00605F4E" w:rsidP="002D2359">
            <w:r w:rsidRPr="00A41572">
              <w:t>Beacon Falls</w:t>
            </w:r>
          </w:p>
        </w:tc>
      </w:tr>
      <w:tr w:rsidR="00605F4E" w14:paraId="43EBBD2C" w14:textId="77777777" w:rsidTr="002D2359">
        <w:trPr>
          <w:trHeight w:val="336"/>
        </w:trPr>
        <w:tc>
          <w:tcPr>
            <w:tcW w:w="3308" w:type="dxa"/>
          </w:tcPr>
          <w:p w14:paraId="561377E7" w14:textId="77777777" w:rsidR="00605F4E" w:rsidRPr="00A41572" w:rsidRDefault="00605F4E" w:rsidP="002D2359">
            <w:r w:rsidRPr="00A41572">
              <w:t>Bethlehem</w:t>
            </w:r>
          </w:p>
        </w:tc>
      </w:tr>
      <w:tr w:rsidR="00605F4E" w14:paraId="35D69FFF" w14:textId="77777777" w:rsidTr="002D2359">
        <w:trPr>
          <w:trHeight w:val="319"/>
        </w:trPr>
        <w:tc>
          <w:tcPr>
            <w:tcW w:w="3308" w:type="dxa"/>
          </w:tcPr>
          <w:p w14:paraId="45C51C2C" w14:textId="77777777" w:rsidR="00605F4E" w:rsidRPr="00A41572" w:rsidRDefault="00605F4E" w:rsidP="002D2359">
            <w:r w:rsidRPr="00A41572">
              <w:t>Bridgewater</w:t>
            </w:r>
          </w:p>
        </w:tc>
      </w:tr>
      <w:tr w:rsidR="00605F4E" w14:paraId="6B423D5E" w14:textId="77777777" w:rsidTr="002D2359">
        <w:trPr>
          <w:trHeight w:val="319"/>
        </w:trPr>
        <w:tc>
          <w:tcPr>
            <w:tcW w:w="3308" w:type="dxa"/>
          </w:tcPr>
          <w:p w14:paraId="05C4D594" w14:textId="77777777" w:rsidR="00605F4E" w:rsidRPr="00A41572" w:rsidRDefault="00605F4E" w:rsidP="002D2359">
            <w:r w:rsidRPr="00A41572">
              <w:t>Cheshire</w:t>
            </w:r>
          </w:p>
        </w:tc>
      </w:tr>
      <w:tr w:rsidR="00605F4E" w14:paraId="1A2372BD" w14:textId="77777777" w:rsidTr="002D2359">
        <w:trPr>
          <w:trHeight w:val="319"/>
        </w:trPr>
        <w:tc>
          <w:tcPr>
            <w:tcW w:w="3308" w:type="dxa"/>
          </w:tcPr>
          <w:p w14:paraId="67393E99" w14:textId="77777777" w:rsidR="00605F4E" w:rsidRPr="00A41572" w:rsidRDefault="00605F4E" w:rsidP="002D2359">
            <w:r w:rsidRPr="00A41572">
              <w:t>Goshen</w:t>
            </w:r>
          </w:p>
        </w:tc>
      </w:tr>
      <w:tr w:rsidR="00605F4E" w14:paraId="50431038" w14:textId="77777777" w:rsidTr="002D2359">
        <w:trPr>
          <w:trHeight w:val="336"/>
        </w:trPr>
        <w:tc>
          <w:tcPr>
            <w:tcW w:w="3308" w:type="dxa"/>
          </w:tcPr>
          <w:p w14:paraId="5CF57980" w14:textId="77777777" w:rsidR="00605F4E" w:rsidRPr="00A41572" w:rsidRDefault="00605F4E" w:rsidP="002D2359">
            <w:r w:rsidRPr="00A41572">
              <w:t>Litchfield</w:t>
            </w:r>
          </w:p>
        </w:tc>
      </w:tr>
      <w:tr w:rsidR="00605F4E" w14:paraId="13AFEDA2" w14:textId="77777777" w:rsidTr="002D2359">
        <w:trPr>
          <w:trHeight w:val="319"/>
        </w:trPr>
        <w:tc>
          <w:tcPr>
            <w:tcW w:w="3308" w:type="dxa"/>
          </w:tcPr>
          <w:p w14:paraId="37D223B0" w14:textId="77777777" w:rsidR="00605F4E" w:rsidRPr="00A41572" w:rsidRDefault="00605F4E" w:rsidP="002D2359">
            <w:r w:rsidRPr="00A41572">
              <w:t>Middlebury</w:t>
            </w:r>
          </w:p>
        </w:tc>
      </w:tr>
      <w:tr w:rsidR="00605F4E" w14:paraId="1FA724B7" w14:textId="77777777" w:rsidTr="002D2359">
        <w:trPr>
          <w:trHeight w:val="319"/>
        </w:trPr>
        <w:tc>
          <w:tcPr>
            <w:tcW w:w="3308" w:type="dxa"/>
          </w:tcPr>
          <w:p w14:paraId="5F3C1965" w14:textId="77777777" w:rsidR="00605F4E" w:rsidRPr="00A41572" w:rsidRDefault="00605F4E" w:rsidP="002D2359">
            <w:r w:rsidRPr="00A41572">
              <w:t>Morris</w:t>
            </w:r>
          </w:p>
        </w:tc>
      </w:tr>
      <w:tr w:rsidR="00605F4E" w14:paraId="0AD49CAB" w14:textId="77777777" w:rsidTr="002D2359">
        <w:trPr>
          <w:trHeight w:val="319"/>
        </w:trPr>
        <w:tc>
          <w:tcPr>
            <w:tcW w:w="3308" w:type="dxa"/>
          </w:tcPr>
          <w:p w14:paraId="6A383EF8" w14:textId="77777777" w:rsidR="00605F4E" w:rsidRPr="00A41572" w:rsidRDefault="00605F4E" w:rsidP="002D2359">
            <w:r w:rsidRPr="00A41572">
              <w:t>Naugatuck</w:t>
            </w:r>
          </w:p>
        </w:tc>
      </w:tr>
      <w:tr w:rsidR="00605F4E" w14:paraId="059EB532" w14:textId="77777777" w:rsidTr="002D2359">
        <w:trPr>
          <w:trHeight w:val="336"/>
        </w:trPr>
        <w:tc>
          <w:tcPr>
            <w:tcW w:w="3308" w:type="dxa"/>
          </w:tcPr>
          <w:p w14:paraId="198B072B" w14:textId="77777777" w:rsidR="00605F4E" w:rsidRPr="00A41572" w:rsidRDefault="00605F4E" w:rsidP="002D2359">
            <w:r w:rsidRPr="00A41572">
              <w:t>New Milford</w:t>
            </w:r>
          </w:p>
        </w:tc>
      </w:tr>
      <w:tr w:rsidR="00605F4E" w14:paraId="11CA6612" w14:textId="77777777" w:rsidTr="002D2359">
        <w:trPr>
          <w:trHeight w:val="319"/>
        </w:trPr>
        <w:tc>
          <w:tcPr>
            <w:tcW w:w="3308" w:type="dxa"/>
          </w:tcPr>
          <w:p w14:paraId="3499F7F6" w14:textId="77777777" w:rsidR="00605F4E" w:rsidRPr="00A41572" w:rsidRDefault="00605F4E" w:rsidP="002D2359">
            <w:r w:rsidRPr="00A41572">
              <w:t>Oxford</w:t>
            </w:r>
          </w:p>
        </w:tc>
      </w:tr>
      <w:tr w:rsidR="00605F4E" w14:paraId="3A155733" w14:textId="77777777" w:rsidTr="002D2359">
        <w:trPr>
          <w:trHeight w:val="319"/>
        </w:trPr>
        <w:tc>
          <w:tcPr>
            <w:tcW w:w="3308" w:type="dxa"/>
          </w:tcPr>
          <w:p w14:paraId="1CBA81E1" w14:textId="77777777" w:rsidR="00605F4E" w:rsidRPr="00A41572" w:rsidRDefault="00605F4E" w:rsidP="002D2359">
            <w:r w:rsidRPr="00A41572">
              <w:lastRenderedPageBreak/>
              <w:t>Prospect</w:t>
            </w:r>
          </w:p>
        </w:tc>
      </w:tr>
      <w:tr w:rsidR="00605F4E" w14:paraId="41E69531" w14:textId="77777777" w:rsidTr="002D2359">
        <w:trPr>
          <w:trHeight w:val="319"/>
        </w:trPr>
        <w:tc>
          <w:tcPr>
            <w:tcW w:w="3308" w:type="dxa"/>
          </w:tcPr>
          <w:p w14:paraId="5FBF1DC9" w14:textId="77777777" w:rsidR="00605F4E" w:rsidRPr="00A41572" w:rsidRDefault="00605F4E" w:rsidP="002D2359">
            <w:r w:rsidRPr="00A41572">
              <w:t>Roxbury</w:t>
            </w:r>
          </w:p>
        </w:tc>
      </w:tr>
      <w:tr w:rsidR="00605F4E" w14:paraId="13CAA667" w14:textId="77777777" w:rsidTr="002D2359">
        <w:trPr>
          <w:trHeight w:val="336"/>
        </w:trPr>
        <w:tc>
          <w:tcPr>
            <w:tcW w:w="3308" w:type="dxa"/>
          </w:tcPr>
          <w:p w14:paraId="45F6453A" w14:textId="77777777" w:rsidR="00605F4E" w:rsidRPr="00A41572" w:rsidRDefault="00605F4E" w:rsidP="002D2359">
            <w:r w:rsidRPr="00A41572">
              <w:t>Southbury</w:t>
            </w:r>
          </w:p>
        </w:tc>
      </w:tr>
      <w:tr w:rsidR="00605F4E" w14:paraId="235CE483" w14:textId="77777777" w:rsidTr="002D2359">
        <w:trPr>
          <w:trHeight w:val="319"/>
        </w:trPr>
        <w:tc>
          <w:tcPr>
            <w:tcW w:w="3308" w:type="dxa"/>
          </w:tcPr>
          <w:p w14:paraId="605E7936" w14:textId="77777777" w:rsidR="00605F4E" w:rsidRPr="00A41572" w:rsidRDefault="00605F4E" w:rsidP="002D2359">
            <w:r w:rsidRPr="00A41572">
              <w:t>Thomaston</w:t>
            </w:r>
          </w:p>
        </w:tc>
      </w:tr>
      <w:tr w:rsidR="00605F4E" w14:paraId="370E1E95" w14:textId="77777777" w:rsidTr="002D2359">
        <w:trPr>
          <w:trHeight w:val="319"/>
        </w:trPr>
        <w:tc>
          <w:tcPr>
            <w:tcW w:w="3308" w:type="dxa"/>
          </w:tcPr>
          <w:p w14:paraId="3DB72B8A" w14:textId="77777777" w:rsidR="00605F4E" w:rsidRPr="00A41572" w:rsidRDefault="00605F4E" w:rsidP="002D2359">
            <w:r w:rsidRPr="00A41572">
              <w:t>Warren</w:t>
            </w:r>
          </w:p>
        </w:tc>
      </w:tr>
      <w:tr w:rsidR="00605F4E" w14:paraId="34AFA7A0" w14:textId="77777777" w:rsidTr="002D2359">
        <w:trPr>
          <w:trHeight w:val="336"/>
        </w:trPr>
        <w:tc>
          <w:tcPr>
            <w:tcW w:w="3308" w:type="dxa"/>
          </w:tcPr>
          <w:p w14:paraId="33B7FE9D" w14:textId="77777777" w:rsidR="00605F4E" w:rsidRPr="00A41572" w:rsidRDefault="00605F4E" w:rsidP="002D2359">
            <w:r w:rsidRPr="00A41572">
              <w:t>Washington</w:t>
            </w:r>
          </w:p>
        </w:tc>
      </w:tr>
      <w:tr w:rsidR="00605F4E" w14:paraId="11D215A9" w14:textId="77777777" w:rsidTr="002D2359">
        <w:trPr>
          <w:trHeight w:val="319"/>
        </w:trPr>
        <w:tc>
          <w:tcPr>
            <w:tcW w:w="3308" w:type="dxa"/>
          </w:tcPr>
          <w:p w14:paraId="51BE6FC1" w14:textId="77777777" w:rsidR="00605F4E" w:rsidRPr="00A41572" w:rsidRDefault="00605F4E" w:rsidP="002D2359">
            <w:r w:rsidRPr="00A41572">
              <w:t>Waterbury</w:t>
            </w:r>
          </w:p>
        </w:tc>
      </w:tr>
      <w:tr w:rsidR="00605F4E" w14:paraId="5E281543" w14:textId="77777777" w:rsidTr="002D2359">
        <w:trPr>
          <w:trHeight w:val="319"/>
        </w:trPr>
        <w:tc>
          <w:tcPr>
            <w:tcW w:w="3308" w:type="dxa"/>
          </w:tcPr>
          <w:p w14:paraId="4395A001" w14:textId="77777777" w:rsidR="00605F4E" w:rsidRPr="00A41572" w:rsidRDefault="00605F4E" w:rsidP="002D2359">
            <w:r w:rsidRPr="00A41572">
              <w:t>Watertown</w:t>
            </w:r>
          </w:p>
        </w:tc>
      </w:tr>
      <w:tr w:rsidR="00605F4E" w14:paraId="09BFD5AB" w14:textId="77777777" w:rsidTr="002D2359">
        <w:trPr>
          <w:trHeight w:val="319"/>
        </w:trPr>
        <w:tc>
          <w:tcPr>
            <w:tcW w:w="3308" w:type="dxa"/>
          </w:tcPr>
          <w:p w14:paraId="42C48F72" w14:textId="77777777" w:rsidR="00605F4E" w:rsidRPr="00A41572" w:rsidRDefault="00605F4E" w:rsidP="002D2359">
            <w:r w:rsidRPr="00A41572">
              <w:t>Wolcott</w:t>
            </w:r>
          </w:p>
        </w:tc>
      </w:tr>
      <w:tr w:rsidR="00605F4E" w14:paraId="5CD0B147" w14:textId="77777777" w:rsidTr="002D2359">
        <w:trPr>
          <w:trHeight w:val="336"/>
        </w:trPr>
        <w:tc>
          <w:tcPr>
            <w:tcW w:w="3308" w:type="dxa"/>
          </w:tcPr>
          <w:p w14:paraId="1F74BF04" w14:textId="77777777" w:rsidR="00605F4E" w:rsidRDefault="00605F4E" w:rsidP="002D2359">
            <w:r w:rsidRPr="00A41572">
              <w:t>Woodbury</w:t>
            </w:r>
          </w:p>
        </w:tc>
      </w:tr>
    </w:tbl>
    <w:p w14:paraId="4D2DCCCE" w14:textId="77777777" w:rsidR="00605F4E" w:rsidRDefault="00605F4E" w:rsidP="00605F4E">
      <w:pPr>
        <w:pStyle w:val="Heading2"/>
      </w:pPr>
    </w:p>
    <w:p w14:paraId="7116D6C5" w14:textId="77777777" w:rsidR="00215088" w:rsidRDefault="00215088">
      <w:pPr>
        <w:widowControl/>
        <w:spacing w:after="0"/>
        <w:rPr>
          <w:rFonts w:eastAsiaTheme="majorEastAsia" w:cstheme="majorBidi"/>
          <w:b/>
          <w:bCs/>
          <w:color w:val="000000" w:themeColor="text1"/>
          <w:sz w:val="28"/>
          <w:szCs w:val="32"/>
        </w:rPr>
      </w:pPr>
      <w:r>
        <w:br w:type="page"/>
      </w:r>
    </w:p>
    <w:p w14:paraId="143A3EE7" w14:textId="77777777" w:rsidR="00215088" w:rsidRPr="00605F4E" w:rsidRDefault="00284A9E" w:rsidP="00605F4E">
      <w:pPr>
        <w:widowControl/>
        <w:spacing w:after="0"/>
        <w:rPr>
          <w:b/>
          <w:sz w:val="32"/>
        </w:rPr>
      </w:pPr>
      <w:r w:rsidRPr="001555AB">
        <w:rPr>
          <w:b/>
          <w:sz w:val="32"/>
        </w:rPr>
        <w:lastRenderedPageBreak/>
        <w:t xml:space="preserve">Socioeconomic Factors: </w:t>
      </w:r>
      <w:r w:rsidR="0076564C" w:rsidRPr="001555AB">
        <w:rPr>
          <w:b/>
          <w:sz w:val="32"/>
        </w:rPr>
        <w:t>Demographics</w:t>
      </w:r>
      <w:r w:rsidR="00605F4E" w:rsidRPr="001555AB">
        <w:rPr>
          <w:b/>
          <w:sz w:val="32"/>
        </w:rPr>
        <w:t>-Page 3</w:t>
      </w:r>
    </w:p>
    <w:p w14:paraId="198BD6CC" w14:textId="77777777" w:rsidR="0076564C" w:rsidRDefault="0076564C" w:rsidP="0076564C">
      <w:pPr>
        <w:pStyle w:val="Heading2"/>
      </w:pPr>
      <w:r>
        <w:t>Population</w:t>
      </w:r>
    </w:p>
    <w:p w14:paraId="24BC1066" w14:textId="77777777" w:rsidR="00195B2A" w:rsidRPr="00635B14" w:rsidRDefault="0076564C" w:rsidP="001555AB">
      <w:pPr>
        <w:rPr>
          <w:color w:val="4472C4" w:themeColor="accent1"/>
        </w:rPr>
      </w:pPr>
      <w:r>
        <w:t xml:space="preserve">The Greater Waterbury region </w:t>
      </w:r>
      <w:r w:rsidR="00361BB7">
        <w:t>is home to a total of</w:t>
      </w:r>
      <w:r>
        <w:t xml:space="preserve"> 336,627 residents, with 109,551</w:t>
      </w:r>
      <w:r w:rsidR="00361BB7">
        <w:t xml:space="preserve"> of those residents</w:t>
      </w:r>
      <w:r>
        <w:t xml:space="preserve"> living in Waterbury and 227,076 in surrounding towns.</w:t>
      </w:r>
      <w:r w:rsidR="004262A8">
        <w:t xml:space="preserve"> Similar to Connecticut trends, </w:t>
      </w:r>
      <w:r w:rsidR="004262A8">
        <w:rPr>
          <w:color w:val="4472C4" w:themeColor="accent1"/>
        </w:rPr>
        <w:t>t</w:t>
      </w:r>
      <w:r w:rsidRPr="00635B14">
        <w:rPr>
          <w:color w:val="4472C4" w:themeColor="accent1"/>
        </w:rPr>
        <w:t>he region</w:t>
      </w:r>
      <w:r w:rsidR="00195B2A" w:rsidRPr="00635B14">
        <w:rPr>
          <w:color w:val="4472C4" w:themeColor="accent1"/>
        </w:rPr>
        <w:t xml:space="preserve">’s </w:t>
      </w:r>
      <w:r w:rsidR="00635B14" w:rsidRPr="00635B14">
        <w:rPr>
          <w:color w:val="4472C4" w:themeColor="accent1"/>
        </w:rPr>
        <w:t xml:space="preserve">total </w:t>
      </w:r>
      <w:r w:rsidR="00195B2A" w:rsidRPr="00635B14">
        <w:rPr>
          <w:color w:val="4472C4" w:themeColor="accent1"/>
        </w:rPr>
        <w:t>population is projected to stay the same between 2015 and 2040, though the area’s population ages 65 and up is projected to grow by 35 percent.</w:t>
      </w:r>
      <w:r w:rsidR="004262A8">
        <w:rPr>
          <w:color w:val="4472C4" w:themeColor="accent1"/>
        </w:rPr>
        <w:t xml:space="preserve"> </w:t>
      </w:r>
    </w:p>
    <w:p w14:paraId="5DCDED0C" w14:textId="77777777" w:rsidR="00195B2A" w:rsidRDefault="00A1753A" w:rsidP="0076564C">
      <w:r>
        <w:rPr>
          <w:noProof/>
        </w:rPr>
        <w:drawing>
          <wp:inline distT="0" distB="0" distL="0" distR="0" wp14:anchorId="19FFB629" wp14:editId="01FC0D74">
            <wp:extent cx="4961019" cy="1417434"/>
            <wp:effectExtent l="0" t="0" r="0" b="5080"/>
            <wp:docPr id="1" name="Picture 1" descr="../../../_R/waterbury/demo_plots/age_projection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R/waterbury/demo_plots/age_projection204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9903" cy="1422829"/>
                    </a:xfrm>
                    <a:prstGeom prst="rect">
                      <a:avLst/>
                    </a:prstGeom>
                    <a:noFill/>
                    <a:ln>
                      <a:noFill/>
                    </a:ln>
                  </pic:spPr>
                </pic:pic>
              </a:graphicData>
            </a:graphic>
          </wp:inline>
        </w:drawing>
      </w:r>
    </w:p>
    <w:p w14:paraId="400BD6F3" w14:textId="77777777" w:rsidR="00195B2A" w:rsidRDefault="00A1753A" w:rsidP="00195B2A">
      <w:pPr>
        <w:pStyle w:val="Heading2"/>
      </w:pPr>
      <w:r>
        <w:rPr>
          <w:noProof/>
        </w:rPr>
        <w:drawing>
          <wp:anchor distT="0" distB="0" distL="114300" distR="114300" simplePos="0" relativeHeight="251657216" behindDoc="0" locked="0" layoutInCell="1" allowOverlap="1" wp14:anchorId="3D9CC45A" wp14:editId="422586CA">
            <wp:simplePos x="0" y="0"/>
            <wp:positionH relativeFrom="margin">
              <wp:align>right</wp:align>
            </wp:positionH>
            <wp:positionV relativeFrom="paragraph">
              <wp:posOffset>113030</wp:posOffset>
            </wp:positionV>
            <wp:extent cx="3823335" cy="2184400"/>
            <wp:effectExtent l="0" t="0" r="12065" b="0"/>
            <wp:wrapSquare wrapText="bothSides"/>
            <wp:docPr id="2" name="Picture 2" descr="../../../_R/waterbury/demo_plots/age_race_mosai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R/waterbury/demo_plots/age_race_mosaic_plo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3335" cy="2184400"/>
                    </a:xfrm>
                    <a:prstGeom prst="rect">
                      <a:avLst/>
                    </a:prstGeom>
                    <a:noFill/>
                    <a:ln>
                      <a:noFill/>
                    </a:ln>
                  </pic:spPr>
                </pic:pic>
              </a:graphicData>
            </a:graphic>
          </wp:anchor>
        </w:drawing>
      </w:r>
      <w:r w:rsidR="00195B2A">
        <w:t>Race and ethnicity</w:t>
      </w:r>
    </w:p>
    <w:p w14:paraId="21421035" w14:textId="77777777" w:rsidR="00195B2A" w:rsidRDefault="00361BB7" w:rsidP="001555AB">
      <w:r w:rsidRPr="00361BB7">
        <w:t xml:space="preserve">Waterbury is the urban core of the region, and is significantly more diverse than surrounding towns. </w:t>
      </w:r>
      <w:r w:rsidR="00AA474B">
        <w:t xml:space="preserve">People of color make up 25 percent of the region’s total population.  However, in Waterbury, people of color make up 55 percent of the population and 36 percent of children under 18. </w:t>
      </w:r>
    </w:p>
    <w:p w14:paraId="7E747241" w14:textId="77777777" w:rsidR="00195B2A" w:rsidRDefault="00195B2A" w:rsidP="00195B2A">
      <w:pPr>
        <w:pStyle w:val="Heading2"/>
      </w:pPr>
      <w:r>
        <w:t>Immigration</w:t>
      </w:r>
    </w:p>
    <w:p w14:paraId="54501FDF" w14:textId="77777777" w:rsidR="00195B2A" w:rsidRDefault="00195B2A" w:rsidP="001555AB">
      <w:r>
        <w:t>Eleven percent</w:t>
      </w:r>
      <w:r w:rsidR="00361BB7" w:rsidRPr="00361BB7">
        <w:t xml:space="preserve">, or more than 35,000 residents, </w:t>
      </w:r>
      <w:r>
        <w:t>of Greater Waterbury’s population</w:t>
      </w:r>
      <w:r w:rsidR="00361BB7">
        <w:t xml:space="preserve"> </w:t>
      </w:r>
      <w:r>
        <w:t xml:space="preserve">were born outside the United States. </w:t>
      </w:r>
      <w:r w:rsidR="00361BB7">
        <w:t>While, f</w:t>
      </w:r>
      <w:r>
        <w:t xml:space="preserve">ifteen percent of the </w:t>
      </w:r>
      <w:r w:rsidR="00361BB7">
        <w:t>Waterbury’</w:t>
      </w:r>
      <w:r>
        <w:t>s residents are foreign-born.</w:t>
      </w:r>
      <w:r w:rsidR="009E18FF">
        <w:t xml:space="preserve"> This </w:t>
      </w:r>
      <w:r w:rsidR="00361BB7">
        <w:t>can have</w:t>
      </w:r>
      <w:r w:rsidR="009E18FF">
        <w:t xml:space="preserve"> ripple effect in the economy where immigrants play an important </w:t>
      </w:r>
      <w:r w:rsidR="00361BB7">
        <w:t>role</w:t>
      </w:r>
      <w:r w:rsidR="009E18FF">
        <w:t xml:space="preserve"> in starting new businesses</w:t>
      </w:r>
      <w:r w:rsidR="00361BB7">
        <w:t>.</w:t>
      </w:r>
      <w:r w:rsidR="009E18FF">
        <w:t xml:space="preserve"> </w:t>
      </w:r>
      <w:r w:rsidR="00361BB7">
        <w:t>This also has an effect</w:t>
      </w:r>
      <w:r w:rsidR="001555AB">
        <w:t xml:space="preserve"> on</w:t>
      </w:r>
      <w:r w:rsidR="00361BB7">
        <w:t xml:space="preserve"> </w:t>
      </w:r>
      <w:r w:rsidR="009E18FF">
        <w:t xml:space="preserve">education where the school system </w:t>
      </w:r>
      <w:r w:rsidR="00361BB7">
        <w:t>must i</w:t>
      </w:r>
      <w:r w:rsidR="009E18FF">
        <w:t xml:space="preserve">ncrease access to multi-lingual instructors for students. </w:t>
      </w:r>
    </w:p>
    <w:p w14:paraId="20E39C62" w14:textId="77777777" w:rsidR="00195B2A" w:rsidRPr="00E911A1" w:rsidRDefault="00195B2A" w:rsidP="00E911A1">
      <w:pPr>
        <w:pStyle w:val="ListParagraph"/>
        <w:numPr>
          <w:ilvl w:val="0"/>
          <w:numId w:val="8"/>
        </w:numPr>
        <w:rPr>
          <w:color w:val="4472C4" w:themeColor="accent1"/>
        </w:rPr>
      </w:pPr>
      <w:commentRangeStart w:id="3"/>
      <w:r w:rsidRPr="00E911A1">
        <w:rPr>
          <w:color w:val="4472C4" w:themeColor="accent1"/>
        </w:rPr>
        <w:t>About</w:t>
      </w:r>
      <w:commentRangeEnd w:id="3"/>
      <w:r w:rsidR="00A1753A">
        <w:rPr>
          <w:rStyle w:val="CommentReference"/>
        </w:rPr>
        <w:commentReference w:id="3"/>
      </w:r>
      <w:r w:rsidRPr="00E911A1">
        <w:rPr>
          <w:color w:val="4472C4" w:themeColor="accent1"/>
        </w:rPr>
        <w:t xml:space="preserve"> 7 percent of the region’s residents have limited English proficiency; this rate is twice as high in Waterbury.</w:t>
      </w:r>
    </w:p>
    <w:p w14:paraId="56F3246E" w14:textId="77777777" w:rsidR="00E0429F" w:rsidRDefault="00E0429F" w:rsidP="00E0429F">
      <w:pPr>
        <w:pStyle w:val="Heading2"/>
      </w:pPr>
      <w:r>
        <w:t>Disparities</w:t>
      </w:r>
    </w:p>
    <w:p w14:paraId="48C97F14" w14:textId="77777777" w:rsidR="00E0429F" w:rsidRDefault="0012446E" w:rsidP="001555AB">
      <w:pPr>
        <w:widowControl/>
        <w:spacing w:after="0"/>
      </w:pPr>
      <w:r>
        <w:t xml:space="preserve">It is true </w:t>
      </w:r>
      <w:r w:rsidR="004B7CDE">
        <w:t xml:space="preserve">that where you live can have an important impact on your wellbeing. In fact, socioeconomic factors and physical environment make up 50% of what </w:t>
      </w:r>
      <w:r w:rsidR="001555AB">
        <w:t>e</w:t>
      </w:r>
      <w:r w:rsidR="004B7CDE">
        <w:t>ffects a person’s health.</w:t>
      </w:r>
      <w:r w:rsidR="004B7CDE">
        <w:rPr>
          <w:rStyle w:val="FootnoteReference"/>
        </w:rPr>
        <w:footnoteReference w:id="1"/>
      </w:r>
      <w:r w:rsidR="004B7CDE">
        <w:t xml:space="preserve"> </w:t>
      </w:r>
      <w:r w:rsidR="00F24072">
        <w:t>Like other parts of Connecticut,</w:t>
      </w:r>
      <w:r w:rsidR="00635B14">
        <w:t xml:space="preserve"> residential areas in</w:t>
      </w:r>
      <w:r w:rsidR="00F24072">
        <w:t xml:space="preserve"> the Greater Waterbury region </w:t>
      </w:r>
      <w:r w:rsidR="00635B14">
        <w:t>are</w:t>
      </w:r>
      <w:r w:rsidR="001555AB">
        <w:t xml:space="preserve"> </w:t>
      </w:r>
      <w:r w:rsidR="00F24072">
        <w:t>segregated by race</w:t>
      </w:r>
      <w:r w:rsidR="00F509CD">
        <w:t xml:space="preserve"> and income. While Waterbury is home to</w:t>
      </w:r>
      <w:r>
        <w:t xml:space="preserve"> only</w:t>
      </w:r>
      <w:r w:rsidR="00F509CD">
        <w:t xml:space="preserve"> one third of the region’s population, 76 percent of the region’s Black and </w:t>
      </w:r>
      <w:r w:rsidR="00635B14">
        <w:t>Hispanic/</w:t>
      </w:r>
      <w:r w:rsidR="00F509CD">
        <w:t xml:space="preserve">Latino residents live in the city; similarly, 60 percent of the region’s low-income residents </w:t>
      </w:r>
      <w:r w:rsidR="00635B14">
        <w:t>live</w:t>
      </w:r>
      <w:r w:rsidR="00F509CD">
        <w:t xml:space="preserve"> in Waterbury.</w:t>
      </w:r>
      <w:r w:rsidR="00F24072">
        <w:t xml:space="preserve"> </w:t>
      </w:r>
      <w:r w:rsidR="00F509CD">
        <w:t>Th</w:t>
      </w:r>
      <w:r w:rsidR="00635B14">
        <w:t xml:space="preserve">e historical and current roots of these differences, and their ongoing impacts </w:t>
      </w:r>
      <w:r w:rsidR="00F509CD">
        <w:t>ha</w:t>
      </w:r>
      <w:r w:rsidR="00635B14">
        <w:t>ve</w:t>
      </w:r>
      <w:r w:rsidR="00F509CD">
        <w:t xml:space="preserve"> bearings on </w:t>
      </w:r>
      <w:r w:rsidR="00635B14">
        <w:t>many</w:t>
      </w:r>
      <w:r w:rsidR="00F509CD">
        <w:t xml:space="preserve"> aspects of life </w:t>
      </w:r>
      <w:r>
        <w:t xml:space="preserve">and health </w:t>
      </w:r>
      <w:r w:rsidR="00F509CD">
        <w:t xml:space="preserve">in our </w:t>
      </w:r>
      <w:commentRangeStart w:id="6"/>
      <w:r w:rsidR="00F509CD">
        <w:t>communities</w:t>
      </w:r>
      <w:commentRangeEnd w:id="6"/>
      <w:r w:rsidR="004B7CDE">
        <w:rPr>
          <w:rStyle w:val="CommentReference"/>
        </w:rPr>
        <w:commentReference w:id="6"/>
      </w:r>
      <w:r w:rsidR="00F509CD">
        <w:t>.</w:t>
      </w:r>
      <w:r w:rsidR="00F24072">
        <w:t xml:space="preserve"> </w:t>
      </w:r>
      <w:r w:rsidR="00E0429F">
        <w:br w:type="page"/>
      </w:r>
    </w:p>
    <w:p w14:paraId="751D0A6A" w14:textId="77777777" w:rsidR="00E0429F" w:rsidRDefault="00E0429F" w:rsidP="00E0429F">
      <w:pPr>
        <w:pStyle w:val="Heading1"/>
      </w:pPr>
      <w:r>
        <w:lastRenderedPageBreak/>
        <w:t>Economic security</w:t>
      </w:r>
      <w:r w:rsidR="00AB03AB">
        <w:t xml:space="preserve"> – Page 4</w:t>
      </w:r>
    </w:p>
    <w:p w14:paraId="762570C7" w14:textId="77777777" w:rsidR="00E0429F" w:rsidRDefault="00F51653" w:rsidP="00E0429F">
      <w:pPr>
        <w:pStyle w:val="Heading2"/>
      </w:pPr>
      <w:r>
        <w:rPr>
          <w:noProof/>
        </w:rPr>
        <w:drawing>
          <wp:anchor distT="0" distB="0" distL="114300" distR="114300" simplePos="0" relativeHeight="251659264" behindDoc="0" locked="0" layoutInCell="1" allowOverlap="1" wp14:anchorId="34B0D8E9" wp14:editId="7F7E4133">
            <wp:simplePos x="0" y="0"/>
            <wp:positionH relativeFrom="margin">
              <wp:align>right</wp:align>
            </wp:positionH>
            <wp:positionV relativeFrom="paragraph">
              <wp:posOffset>149860</wp:posOffset>
            </wp:positionV>
            <wp:extent cx="3022600" cy="1812290"/>
            <wp:effectExtent l="0" t="0" r="0" b="0"/>
            <wp:wrapSquare wrapText="bothSides"/>
            <wp:docPr id="3" name="Picture 3" descr="../../../_R/waterbury/demo_plots/median_household_income_3ge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R/waterbury/demo_plots/median_household_income_3geo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2600" cy="1812290"/>
                    </a:xfrm>
                    <a:prstGeom prst="rect">
                      <a:avLst/>
                    </a:prstGeom>
                    <a:noFill/>
                    <a:ln>
                      <a:noFill/>
                    </a:ln>
                  </pic:spPr>
                </pic:pic>
              </a:graphicData>
            </a:graphic>
          </wp:anchor>
        </w:drawing>
      </w:r>
      <w:r w:rsidR="00E0429F">
        <w:t>Income</w:t>
      </w:r>
    </w:p>
    <w:p w14:paraId="15646E44" w14:textId="77777777" w:rsidR="00693A63" w:rsidRDefault="00E159B1" w:rsidP="001555AB">
      <w:r>
        <w:t xml:space="preserve">In addition to </w:t>
      </w:r>
      <w:r w:rsidR="00BD670F">
        <w:t xml:space="preserve">the </w:t>
      </w:r>
      <w:r>
        <w:t>physical environment, household income is an important health indicator</w:t>
      </w:r>
      <w:r w:rsidR="00BD670F">
        <w:t xml:space="preserve"> </w:t>
      </w:r>
      <w:r w:rsidR="001555AB">
        <w:t>which</w:t>
      </w:r>
      <w:r>
        <w:t xml:space="preserve"> can reflect</w:t>
      </w:r>
      <w:r w:rsidR="00BD670F">
        <w:t xml:space="preserve"> the</w:t>
      </w:r>
      <w:r>
        <w:t xml:space="preserve"> ability to access medical care, healthy foods, and transportation.</w:t>
      </w:r>
      <w:r w:rsidR="009D2BB9">
        <w:t xml:space="preserve"> </w:t>
      </w:r>
      <w:commentRangeStart w:id="7"/>
      <w:r w:rsidR="009D2BB9">
        <w:t>While t</w:t>
      </w:r>
      <w:r w:rsidR="00693A63">
        <w:t>welve perce</w:t>
      </w:r>
      <w:r w:rsidR="00635B14">
        <w:t>nt of the region’s population lives</w:t>
      </w:r>
      <w:r w:rsidR="00693A63">
        <w:t xml:space="preserve"> below the poverty line, including 30 percent of the region’s Black and </w:t>
      </w:r>
      <w:r w:rsidR="00635B14">
        <w:t>Hispanic/Latino</w:t>
      </w:r>
      <w:r w:rsidR="00693A63">
        <w:t xml:space="preserve"> residents</w:t>
      </w:r>
      <w:r w:rsidR="009D2BB9">
        <w:t xml:space="preserve">, nearly half of Waterbury residents are low-income. </w:t>
      </w:r>
      <w:r w:rsidR="00693A63">
        <w:t xml:space="preserve"> </w:t>
      </w:r>
      <w:commentRangeEnd w:id="7"/>
      <w:r w:rsidR="00C24308">
        <w:rPr>
          <w:rStyle w:val="CommentReference"/>
        </w:rPr>
        <w:commentReference w:id="7"/>
      </w:r>
    </w:p>
    <w:p w14:paraId="48E6F6CD" w14:textId="77777777" w:rsidR="00635B14" w:rsidRDefault="009D2BB9" w:rsidP="00C24308">
      <w:r>
        <w:t xml:space="preserve">Chronic illness disproportionately effects low-income communities. In </w:t>
      </w:r>
      <w:r w:rsidR="00BD670F">
        <w:t>G</w:t>
      </w:r>
      <w:r>
        <w:t>reater Waterbury, o</w:t>
      </w:r>
      <w:r w:rsidR="00693A63">
        <w:t>ne quarter of the region’s population live</w:t>
      </w:r>
      <w:r w:rsidR="00635B14">
        <w:t>s</w:t>
      </w:r>
      <w:r w:rsidR="00693A63">
        <w:t xml:space="preserve"> in low-income households</w:t>
      </w:r>
      <w:r w:rsidR="00635B14">
        <w:t xml:space="preserve"> (equivalent to just under $50,000 for a family of four)</w:t>
      </w:r>
      <w:r w:rsidR="00693A63">
        <w:t>.</w:t>
      </w:r>
      <w:r>
        <w:t xml:space="preserve"> This number is higher for the most vulnerable populations in the region with</w:t>
      </w:r>
      <w:r w:rsidR="00693A63">
        <w:t xml:space="preserve"> </w:t>
      </w:r>
      <w:r w:rsidR="00635B14" w:rsidRPr="00635B14">
        <w:t xml:space="preserve">33 percent of children, and 26 percent of seniors, </w:t>
      </w:r>
      <w:r w:rsidR="00BD670F">
        <w:t>being</w:t>
      </w:r>
      <w:r w:rsidR="00635B14" w:rsidRPr="00635B14">
        <w:t xml:space="preserve"> low-</w:t>
      </w:r>
      <w:commentRangeStart w:id="8"/>
      <w:r w:rsidR="00635B14" w:rsidRPr="00635B14">
        <w:t>income</w:t>
      </w:r>
      <w:commentRangeEnd w:id="8"/>
      <w:r>
        <w:rPr>
          <w:rStyle w:val="CommentReference"/>
        </w:rPr>
        <w:commentReference w:id="8"/>
      </w:r>
      <w:r w:rsidR="00635B14" w:rsidRPr="00635B14">
        <w:t>.</w:t>
      </w:r>
      <w:r>
        <w:t xml:space="preserve"> </w:t>
      </w:r>
    </w:p>
    <w:p w14:paraId="5F96F6FB" w14:textId="77777777" w:rsidR="00693A63" w:rsidRDefault="00693A63" w:rsidP="00635B14">
      <w:pPr>
        <w:pStyle w:val="ListParagraph"/>
        <w:numPr>
          <w:ilvl w:val="0"/>
          <w:numId w:val="8"/>
        </w:numPr>
      </w:pPr>
      <w:commentRangeStart w:id="9"/>
      <w:r>
        <w:t>Nearly half of Waterbury residents are low-income.</w:t>
      </w:r>
    </w:p>
    <w:p w14:paraId="3D8DD33A" w14:textId="77777777" w:rsidR="00693A63" w:rsidRDefault="00693A63" w:rsidP="00693A63">
      <w:pPr>
        <w:pStyle w:val="Heading2"/>
      </w:pPr>
      <w:r>
        <w:t>Employment</w:t>
      </w:r>
      <w:commentRangeEnd w:id="9"/>
      <w:r w:rsidR="00C91A41">
        <w:rPr>
          <w:rStyle w:val="CommentReference"/>
          <w:rFonts w:eastAsiaTheme="minorHAnsi" w:cstheme="minorBidi"/>
          <w:b w:val="0"/>
          <w:bCs w:val="0"/>
          <w:color w:val="auto"/>
        </w:rPr>
        <w:commentReference w:id="9"/>
      </w:r>
    </w:p>
    <w:p w14:paraId="04ED1BF6" w14:textId="77777777" w:rsidR="00DE5B4C" w:rsidRDefault="00F51653" w:rsidP="00C24308">
      <w:r>
        <w:rPr>
          <w:noProof/>
          <w:color w:val="4472C4" w:themeColor="accent1"/>
        </w:rPr>
        <w:drawing>
          <wp:anchor distT="0" distB="0" distL="114300" distR="114300" simplePos="0" relativeHeight="251658240" behindDoc="0" locked="0" layoutInCell="1" allowOverlap="1" wp14:anchorId="29984A93" wp14:editId="5271A56B">
            <wp:simplePos x="0" y="0"/>
            <wp:positionH relativeFrom="margin">
              <wp:posOffset>3127375</wp:posOffset>
            </wp:positionH>
            <wp:positionV relativeFrom="margin">
              <wp:posOffset>3540125</wp:posOffset>
            </wp:positionV>
            <wp:extent cx="3147188" cy="3774440"/>
            <wp:effectExtent l="0" t="0" r="2540" b="10160"/>
            <wp:wrapSquare wrapText="bothSides"/>
            <wp:docPr id="4" name="Picture 4" descr="../../../_R/waterbury/demo_plots/industry%202002-2015%20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R/waterbury/demo_plots/industry%202002-2015%20red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7188" cy="3774440"/>
                    </a:xfrm>
                    <a:prstGeom prst="rect">
                      <a:avLst/>
                    </a:prstGeom>
                    <a:noFill/>
                    <a:ln>
                      <a:noFill/>
                    </a:ln>
                  </pic:spPr>
                </pic:pic>
              </a:graphicData>
            </a:graphic>
          </wp:anchor>
        </w:drawing>
      </w:r>
      <w:r w:rsidR="00DE5B4C">
        <w:t xml:space="preserve">Greater Waterbury is a robust economic region with </w:t>
      </w:r>
      <w:r w:rsidR="00693A63">
        <w:t>a total of 112,063 jobs; about one third of these are located in Waterbury.</w:t>
      </w:r>
      <w:r w:rsidR="00DE5B4C">
        <w:t xml:space="preserve"> Each day, 27,719 people commute into Waterbury for work, and 31,636 Waterbury residents leave the city for work.</w:t>
      </w:r>
      <w:r w:rsidR="00F13C70">
        <w:t xml:space="preserve"> </w:t>
      </w:r>
      <w:r w:rsidR="00F13C70" w:rsidRPr="00F13C70">
        <w:t>Access to health benefits, wellness programs, and important health prevention policies, such as paid sick leave</w:t>
      </w:r>
      <w:r w:rsidR="00C24308">
        <w:t>,</w:t>
      </w:r>
      <w:r w:rsidR="00F13C70" w:rsidRPr="00F13C70">
        <w:t xml:space="preserve"> can help improve a person’s overall well-being.</w:t>
      </w:r>
    </w:p>
    <w:p w14:paraId="17564F36" w14:textId="77777777" w:rsidR="0036119F" w:rsidRDefault="00DE5B4C" w:rsidP="00C24308">
      <w:r>
        <w:t xml:space="preserve">Over the last decade, the shift from manufacturing and retail industries mirrored the rest of Connecticut and Northeast. </w:t>
      </w:r>
      <w:r w:rsidR="0036119F">
        <w:t>Between 2002 and 2015, the region had a 2 percent loss in</w:t>
      </w:r>
      <w:r w:rsidR="003C3ABB">
        <w:t xml:space="preserve"> the number of</w:t>
      </w:r>
      <w:r w:rsidR="0036119F">
        <w:t xml:space="preserve"> jobs.</w:t>
      </w:r>
      <w:r>
        <w:t xml:space="preserve"> </w:t>
      </w:r>
      <w:r w:rsidRPr="00636E40">
        <w:rPr>
          <w:color w:val="4472C4" w:themeColor="accent1"/>
        </w:rPr>
        <w:t>The largest losses were in the manufacturing industry (31 percent loss)</w:t>
      </w:r>
      <w:r>
        <w:rPr>
          <w:color w:val="4472C4" w:themeColor="accent1"/>
        </w:rPr>
        <w:t>.</w:t>
      </w:r>
      <w:r w:rsidR="003D28AC">
        <w:t xml:space="preserve"> S</w:t>
      </w:r>
      <w:r>
        <w:t xml:space="preserve">hifts in employment industries is reflected in the 2016 regional unemployment rate of 5 </w:t>
      </w:r>
      <w:commentRangeStart w:id="10"/>
      <w:r>
        <w:t>percent</w:t>
      </w:r>
      <w:commentRangeEnd w:id="10"/>
      <w:r>
        <w:rPr>
          <w:rStyle w:val="CommentReference"/>
        </w:rPr>
        <w:commentReference w:id="10"/>
      </w:r>
      <w:r>
        <w:t xml:space="preserve">. </w:t>
      </w:r>
    </w:p>
    <w:p w14:paraId="65298FD9" w14:textId="77777777" w:rsidR="0036119F" w:rsidRPr="0036119F" w:rsidRDefault="0036119F" w:rsidP="00635B14">
      <w:pPr>
        <w:pStyle w:val="ListParagraph"/>
        <w:numPr>
          <w:ilvl w:val="1"/>
          <w:numId w:val="6"/>
        </w:numPr>
        <w:rPr>
          <w:color w:val="4472C4" w:themeColor="accent1"/>
        </w:rPr>
      </w:pPr>
      <w:r w:rsidRPr="0036119F">
        <w:rPr>
          <w:color w:val="4472C4" w:themeColor="accent1"/>
        </w:rPr>
        <w:t>The largest gains were in the health care and social assistance industry (20 percent gain)</w:t>
      </w:r>
    </w:p>
    <w:p w14:paraId="068071BF" w14:textId="77777777" w:rsidR="0036119F" w:rsidRDefault="0036119F" w:rsidP="0036119F">
      <w:pPr>
        <w:rPr>
          <w:color w:val="4472C4" w:themeColor="accent1"/>
        </w:rPr>
      </w:pPr>
    </w:p>
    <w:p w14:paraId="08984DCF" w14:textId="77777777" w:rsidR="0036119F" w:rsidRDefault="0036119F">
      <w:pPr>
        <w:widowControl/>
        <w:spacing w:after="0"/>
        <w:rPr>
          <w:color w:val="4472C4" w:themeColor="accent1"/>
        </w:rPr>
      </w:pPr>
      <w:r>
        <w:rPr>
          <w:color w:val="4472C4" w:themeColor="accent1"/>
        </w:rPr>
        <w:br w:type="page"/>
      </w:r>
    </w:p>
    <w:p w14:paraId="55EDB220" w14:textId="77777777" w:rsidR="0036119F" w:rsidRDefault="00284A9E" w:rsidP="0036119F">
      <w:pPr>
        <w:pStyle w:val="Heading1"/>
      </w:pPr>
      <w:r>
        <w:lastRenderedPageBreak/>
        <w:t xml:space="preserve">Physical Environment: </w:t>
      </w:r>
      <w:r w:rsidR="0036119F">
        <w:t>Households</w:t>
      </w:r>
      <w:r w:rsidR="00AB03AB">
        <w:t xml:space="preserve"> – Page 5</w:t>
      </w:r>
    </w:p>
    <w:p w14:paraId="1AD74ABF" w14:textId="77777777" w:rsidR="00F509CD" w:rsidRDefault="00514A75" w:rsidP="00F509CD">
      <w:r>
        <w:t>Americans typically spend 90 percent of their time indoors, and two-thirds of that time is spent at home.</w:t>
      </w:r>
      <w:r>
        <w:rPr>
          <w:rStyle w:val="FootnoteReference"/>
        </w:rPr>
        <w:footnoteReference w:id="2"/>
      </w:r>
      <w:r>
        <w:t xml:space="preserve"> </w:t>
      </w:r>
      <w:r w:rsidR="00397E94">
        <w:t>In an exploration of the social determinants of health, Robert Wood Johnson Foundation highlights the interrelated nature of health to housing, noting that “the physical conditions within homes; conditions in the neighborhoods surrounding homes, and housing affordability” all are factors</w:t>
      </w:r>
      <w:r w:rsidR="00C91A41">
        <w:t xml:space="preserve"> in a </w:t>
      </w:r>
      <w:r w:rsidR="00C24308">
        <w:t>person’s</w:t>
      </w:r>
      <w:r w:rsidR="00397E94">
        <w:t xml:space="preserve"> health.</w:t>
      </w:r>
      <w:r w:rsidR="00397E94">
        <w:rPr>
          <w:rStyle w:val="FootnoteReference"/>
        </w:rPr>
        <w:footnoteReference w:id="3"/>
      </w:r>
      <w:r>
        <w:t xml:space="preserve">  </w:t>
      </w:r>
      <w:r w:rsidR="00F509CD">
        <w:t>Of the region’s 124,601 households:</w:t>
      </w:r>
    </w:p>
    <w:p w14:paraId="505B420D" w14:textId="77777777" w:rsidR="00F509CD" w:rsidRDefault="00F509CD" w:rsidP="00F509CD">
      <w:pPr>
        <w:pStyle w:val="ListParagraph"/>
        <w:numPr>
          <w:ilvl w:val="0"/>
          <w:numId w:val="5"/>
        </w:numPr>
      </w:pPr>
      <w:r>
        <w:t>70 percent own their home</w:t>
      </w:r>
    </w:p>
    <w:p w14:paraId="5801BD32" w14:textId="77777777" w:rsidR="00635B14" w:rsidRPr="00F509CD" w:rsidRDefault="00635B14" w:rsidP="00635B14">
      <w:pPr>
        <w:pStyle w:val="ListParagraph"/>
        <w:numPr>
          <w:ilvl w:val="0"/>
          <w:numId w:val="5"/>
        </w:numPr>
      </w:pPr>
      <w:r>
        <w:t>27 percent are comprised of an adult living alone</w:t>
      </w:r>
    </w:p>
    <w:p w14:paraId="55C40426" w14:textId="77777777" w:rsidR="00F509CD" w:rsidRDefault="00F509CD" w:rsidP="00F509CD">
      <w:pPr>
        <w:pStyle w:val="ListParagraph"/>
        <w:numPr>
          <w:ilvl w:val="0"/>
          <w:numId w:val="5"/>
        </w:numPr>
      </w:pPr>
      <w:r>
        <w:t>20 percent are made up of married couples with children at home</w:t>
      </w:r>
    </w:p>
    <w:p w14:paraId="5BE00F9A" w14:textId="77777777" w:rsidR="00F509CD" w:rsidRDefault="00F509CD" w:rsidP="00F509CD">
      <w:pPr>
        <w:pStyle w:val="ListParagraph"/>
        <w:numPr>
          <w:ilvl w:val="0"/>
          <w:numId w:val="5"/>
        </w:numPr>
      </w:pPr>
      <w:r>
        <w:t>9 percent are led by a single parent</w:t>
      </w:r>
    </w:p>
    <w:p w14:paraId="3DC37311" w14:textId="77777777" w:rsidR="00320218" w:rsidRDefault="00320218" w:rsidP="00C24308">
      <w:commentRangeStart w:id="11"/>
      <w:r>
        <w:t>The Putting on AIRS Program is an example of a program geared toward improving environmental conditions within the household.  Putting on AIRS is a home visit program intended to help children a</w:t>
      </w:r>
      <w:r w:rsidR="00C24308">
        <w:t>nd adults with poorly managed</w:t>
      </w:r>
      <w:r>
        <w:t xml:space="preserve"> asthma. This is a free program funded by the Connecticut Dep</w:t>
      </w:r>
      <w:r w:rsidR="00C24308">
        <w:t>artment of Public Health and le</w:t>
      </w:r>
      <w:r>
        <w:t xml:space="preserve">d regionally in </w:t>
      </w:r>
      <w:r w:rsidR="00C24308">
        <w:t>Greater Waterbury</w:t>
      </w:r>
      <w:r>
        <w:t xml:space="preserve"> by the Waterbury Health Department. </w:t>
      </w:r>
      <w:r w:rsidR="00721D1E">
        <w:t>The program provides three home visits by a Respiratory Therapist for one-on-one asthma education.  Home visits are available</w:t>
      </w:r>
      <w:r w:rsidR="000A70AD">
        <w:t xml:space="preserve"> days, evenings and weekends with</w:t>
      </w:r>
      <w:r w:rsidR="00721D1E">
        <w:t xml:space="preserve"> c</w:t>
      </w:r>
      <w:r w:rsidR="000A70AD">
        <w:t xml:space="preserve">ertified medical translation </w:t>
      </w:r>
      <w:r w:rsidR="00721D1E">
        <w:t>available.  In addition, the program provides a Healthy Homes assessment to id</w:t>
      </w:r>
      <w:r w:rsidR="000A70AD">
        <w:t xml:space="preserve">entify environmental factors </w:t>
      </w:r>
      <w:r w:rsidR="00721D1E">
        <w:t>that can potentially trigger asthma attacks. This program is available to assist anyone with a diagnosis of asthma and who</w:t>
      </w:r>
      <w:r w:rsidR="00C24308">
        <w:t>se asthma is considered poorly managed</w:t>
      </w:r>
      <w:r w:rsidR="00721D1E">
        <w:t xml:space="preserve"> due to any of the following: </w:t>
      </w:r>
      <w:commentRangeEnd w:id="11"/>
      <w:r w:rsidR="00C24308">
        <w:rPr>
          <w:rStyle w:val="CommentReference"/>
        </w:rPr>
        <w:commentReference w:id="11"/>
      </w:r>
    </w:p>
    <w:p w14:paraId="0E223124" w14:textId="77777777" w:rsidR="00721D1E" w:rsidRDefault="00721D1E" w:rsidP="00C24308">
      <w:pPr>
        <w:pStyle w:val="ListParagraph"/>
        <w:numPr>
          <w:ilvl w:val="0"/>
          <w:numId w:val="24"/>
        </w:numPr>
      </w:pPr>
      <w:r>
        <w:t>One or more Emergency Department visits for asthma</w:t>
      </w:r>
    </w:p>
    <w:p w14:paraId="50C3DD03" w14:textId="77777777" w:rsidR="00721D1E" w:rsidRDefault="00721D1E" w:rsidP="00C24308">
      <w:pPr>
        <w:pStyle w:val="ListParagraph"/>
        <w:numPr>
          <w:ilvl w:val="0"/>
          <w:numId w:val="24"/>
        </w:numPr>
      </w:pPr>
      <w:r>
        <w:t>Hospitalizations or unscheduled medical visits within the past six months</w:t>
      </w:r>
    </w:p>
    <w:p w14:paraId="05029901" w14:textId="77777777" w:rsidR="00721D1E" w:rsidRDefault="00721D1E" w:rsidP="00C24308">
      <w:pPr>
        <w:pStyle w:val="ListParagraph"/>
        <w:numPr>
          <w:ilvl w:val="0"/>
          <w:numId w:val="24"/>
        </w:numPr>
      </w:pPr>
      <w:r>
        <w:t>Has missed two or more school days in the past year due to asthma</w:t>
      </w:r>
    </w:p>
    <w:p w14:paraId="4FB477D4" w14:textId="77777777" w:rsidR="00721D1E" w:rsidRDefault="00721D1E" w:rsidP="00C24308">
      <w:pPr>
        <w:pStyle w:val="ListParagraph"/>
        <w:numPr>
          <w:ilvl w:val="0"/>
          <w:numId w:val="24"/>
        </w:numPr>
      </w:pPr>
      <w:r>
        <w:t>Visits the school nurse’s office more than two times per week due to asthma</w:t>
      </w:r>
    </w:p>
    <w:p w14:paraId="5965F042" w14:textId="77777777" w:rsidR="00721D1E" w:rsidRDefault="00721D1E" w:rsidP="00C24308">
      <w:pPr>
        <w:pStyle w:val="ListParagraph"/>
        <w:numPr>
          <w:ilvl w:val="0"/>
          <w:numId w:val="24"/>
        </w:numPr>
      </w:pPr>
      <w:r>
        <w:t xml:space="preserve">Has used three rescue inhaler canisters in six months </w:t>
      </w:r>
    </w:p>
    <w:p w14:paraId="36BEF190" w14:textId="77777777" w:rsidR="00721D1E" w:rsidRDefault="00721D1E" w:rsidP="00C24308">
      <w:pPr>
        <w:pStyle w:val="ListParagraph"/>
        <w:numPr>
          <w:ilvl w:val="0"/>
          <w:numId w:val="24"/>
        </w:numPr>
      </w:pPr>
      <w:r>
        <w:t xml:space="preserve">Has activity limitations due to asthma </w:t>
      </w:r>
    </w:p>
    <w:p w14:paraId="5645F621" w14:textId="77777777" w:rsidR="0078657A" w:rsidRDefault="0078657A" w:rsidP="00C24308">
      <w:r>
        <w:t xml:space="preserve">The </w:t>
      </w:r>
      <w:r w:rsidR="00F0465B" w:rsidRPr="00F0465B">
        <w:rPr>
          <w:highlight w:val="yellow"/>
        </w:rPr>
        <w:t>Waterbury Health Department’s</w:t>
      </w:r>
      <w:r w:rsidR="00F0465B">
        <w:t xml:space="preserve"> </w:t>
      </w:r>
      <w:r>
        <w:t>Lead and Healthy Homes Program is another example of improving environmental conditions within households.</w:t>
      </w:r>
      <w:r w:rsidR="000A70AD">
        <w:t xml:space="preserve">  This program offers funding assistance </w:t>
      </w:r>
      <w:r w:rsidR="00C24308">
        <w:t xml:space="preserve">to abate lead and other </w:t>
      </w:r>
      <w:r w:rsidR="000A70AD">
        <w:t xml:space="preserve">hazards for those who qualify.  </w:t>
      </w:r>
    </w:p>
    <w:p w14:paraId="55004181" w14:textId="77777777" w:rsidR="00C91A41" w:rsidRDefault="00C91A41" w:rsidP="00C24308">
      <w:r>
        <w:t>The condition of homes</w:t>
      </w:r>
      <w:r w:rsidR="0089751B">
        <w:t xml:space="preserve"> in Greater Waterbury</w:t>
      </w:r>
      <w:r>
        <w:t xml:space="preserve"> and</w:t>
      </w:r>
      <w:r w:rsidR="0089751B">
        <w:t xml:space="preserve"> the</w:t>
      </w:r>
      <w:r>
        <w:t xml:space="preserve"> financial security of households varies greatly within the region. Seventeen percent of the region’s households are severely cost-burdened, meaning that they pay more than half their income toward housing costs. This rate is 25 percent within Waterbury, and 27 percent among all renters in the region.</w:t>
      </w:r>
    </w:p>
    <w:p w14:paraId="05DDD2D3" w14:textId="77777777" w:rsidR="00C91A41" w:rsidRDefault="00F51653" w:rsidP="00310CB7">
      <w:pPr>
        <w:spacing w:after="0"/>
      </w:pPr>
      <w:r>
        <w:rPr>
          <w:noProof/>
        </w:rPr>
        <w:lastRenderedPageBreak/>
        <w:drawing>
          <wp:anchor distT="0" distB="0" distL="114300" distR="114300" simplePos="0" relativeHeight="251674624" behindDoc="0" locked="0" layoutInCell="1" allowOverlap="1" wp14:anchorId="6CE3E6AA" wp14:editId="7E14FE11">
            <wp:simplePos x="0" y="0"/>
            <wp:positionH relativeFrom="margin">
              <wp:posOffset>2486025</wp:posOffset>
            </wp:positionH>
            <wp:positionV relativeFrom="margin">
              <wp:posOffset>3209925</wp:posOffset>
            </wp:positionV>
            <wp:extent cx="4168775" cy="4168775"/>
            <wp:effectExtent l="0" t="0" r="3175" b="3175"/>
            <wp:wrapThrough wrapText="bothSides">
              <wp:wrapPolygon edited="0">
                <wp:start x="0" y="0"/>
                <wp:lineTo x="0" y="21518"/>
                <wp:lineTo x="21518" y="21518"/>
                <wp:lineTo x="21518" y="0"/>
                <wp:lineTo x="0" y="0"/>
              </wp:wrapPolygon>
            </wp:wrapThrough>
            <wp:docPr id="15" name="Picture 5" descr="../../../_R/waterbury/demo_plots/cws_access_to_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R/waterbury/demo_plots/cws_access_to_resourc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8775" cy="4168775"/>
                    </a:xfrm>
                    <a:prstGeom prst="rect">
                      <a:avLst/>
                    </a:prstGeom>
                    <a:noFill/>
                    <a:ln>
                      <a:noFill/>
                    </a:ln>
                  </pic:spPr>
                </pic:pic>
              </a:graphicData>
            </a:graphic>
          </wp:anchor>
        </w:drawing>
      </w:r>
    </w:p>
    <w:p w14:paraId="29ED9DC7" w14:textId="77777777" w:rsidR="0036119F" w:rsidRDefault="00C91A41" w:rsidP="0036119F">
      <w:pPr>
        <w:pStyle w:val="Heading2"/>
      </w:pPr>
      <w:r>
        <w:t xml:space="preserve">Health Behaviors: Access to resources </w:t>
      </w:r>
      <w:r w:rsidR="00B31EE8">
        <w:br/>
      </w:r>
    </w:p>
    <w:p w14:paraId="1BCAACD1" w14:textId="77777777" w:rsidR="00F51653" w:rsidRDefault="00C24308" w:rsidP="00C24308">
      <w:r>
        <w:t>As noted previously</w:t>
      </w:r>
      <w:r w:rsidR="00C91A41">
        <w:t>, income, housing</w:t>
      </w:r>
      <w:r>
        <w:t>,</w:t>
      </w:r>
      <w:r w:rsidR="00C91A41">
        <w:t xml:space="preserve"> and employment are critical factors </w:t>
      </w:r>
      <w:r w:rsidR="00F51653">
        <w:t>in</w:t>
      </w:r>
      <w:r w:rsidR="00C91A41">
        <w:t xml:space="preserve"> community wellbeing. </w:t>
      </w:r>
      <w:r w:rsidR="00F51653">
        <w:t xml:space="preserve">Equally </w:t>
      </w:r>
      <w:r>
        <w:t xml:space="preserve">as </w:t>
      </w:r>
      <w:r w:rsidR="00F51653">
        <w:t xml:space="preserve">important is access to healthy foods, </w:t>
      </w:r>
      <w:r w:rsidR="002B09D6">
        <w:t>health education</w:t>
      </w:r>
      <w:r w:rsidR="00F51653">
        <w:t xml:space="preserve">, and access to affordable transportation. </w:t>
      </w:r>
    </w:p>
    <w:p w14:paraId="49549961" w14:textId="77777777" w:rsidR="00F51653" w:rsidRDefault="00F51653" w:rsidP="00C24308">
      <w:r>
        <w:t>The following chart provides</w:t>
      </w:r>
      <w:r w:rsidR="00C24308">
        <w:t xml:space="preserve"> a</w:t>
      </w:r>
      <w:r>
        <w:t xml:space="preserve"> demographic breakdown of regio</w:t>
      </w:r>
      <w:r w:rsidR="00C24308">
        <w:t>nal access to resources comparing</w:t>
      </w:r>
      <w:r>
        <w:t xml:space="preserve"> the state and Waterbury. As a r</w:t>
      </w:r>
      <w:r w:rsidR="00C24308">
        <w:t>egion the majority of adults have</w:t>
      </w:r>
      <w:r>
        <w:t xml:space="preserve"> access to a vehicle, with only 9 percent of households in Greater Waterbury </w:t>
      </w:r>
      <w:r w:rsidR="002B09D6">
        <w:t xml:space="preserve">and </w:t>
      </w:r>
      <w:r>
        <w:t xml:space="preserve">19 percent in </w:t>
      </w:r>
      <w:r w:rsidR="00C24308">
        <w:t>Waterbury</w:t>
      </w:r>
      <w:r w:rsidR="002B09D6">
        <w:t xml:space="preserve"> </w:t>
      </w:r>
      <w:r>
        <w:t xml:space="preserve">without any vehicle. </w:t>
      </w:r>
    </w:p>
    <w:p w14:paraId="4D8CF4B4" w14:textId="77777777" w:rsidR="00F51653" w:rsidRDefault="00AB0266" w:rsidP="00C24308">
      <w:r>
        <w:t>Access to transportation plays an important role in people’s everyday lives</w:t>
      </w:r>
      <w:r w:rsidR="00C24308">
        <w:t>,</w:t>
      </w:r>
      <w:r>
        <w:t xml:space="preserve"> including how they are able to travel to work, to doctors’ appointments, to the grocery store, </w:t>
      </w:r>
      <w:r w:rsidR="00C24308">
        <w:t>etc</w:t>
      </w:r>
      <w:r>
        <w:t xml:space="preserve">. </w:t>
      </w:r>
    </w:p>
    <w:p w14:paraId="33948EC2" w14:textId="77777777" w:rsidR="0036119F" w:rsidRDefault="00F51653" w:rsidP="00C24308">
      <w:r>
        <w:t xml:space="preserve">In </w:t>
      </w:r>
      <w:r w:rsidR="00635B14">
        <w:t>2015, 12</w:t>
      </w:r>
      <w:r w:rsidR="0036119F">
        <w:t xml:space="preserve"> percent of adults in the region, and 20 percent in the city, report</w:t>
      </w:r>
      <w:r w:rsidR="00635B14">
        <w:t>ed</w:t>
      </w:r>
      <w:r w:rsidR="0036119F">
        <w:t xml:space="preserve"> </w:t>
      </w:r>
      <w:r w:rsidR="00EF487D">
        <w:t>being unable to afford food for themselves or their family at some point within the past year</w:t>
      </w:r>
      <w:r w:rsidR="0036119F">
        <w:t>.</w:t>
      </w:r>
    </w:p>
    <w:p w14:paraId="65357B7F" w14:textId="77777777" w:rsidR="00EF487D" w:rsidRDefault="00EF487D" w:rsidP="00C24308">
      <w:pPr>
        <w:rPr>
          <w:rFonts w:eastAsiaTheme="majorEastAsia" w:cstheme="majorBidi"/>
          <w:b/>
          <w:bCs/>
          <w:color w:val="000000" w:themeColor="text1"/>
          <w:sz w:val="40"/>
          <w:szCs w:val="32"/>
        </w:rPr>
      </w:pPr>
    </w:p>
    <w:p w14:paraId="4FCF9ADE" w14:textId="77777777" w:rsidR="00B5133B" w:rsidRDefault="00B5133B" w:rsidP="00B5133B">
      <w:pPr>
        <w:pStyle w:val="Heading1"/>
      </w:pPr>
      <w:r>
        <w:t>Education</w:t>
      </w:r>
      <w:r w:rsidR="00AB03AB">
        <w:t xml:space="preserve"> – Page 6</w:t>
      </w:r>
    </w:p>
    <w:p w14:paraId="6A75076B" w14:textId="77777777" w:rsidR="00003D38" w:rsidRPr="00C24308" w:rsidRDefault="00003D38" w:rsidP="00B5133B">
      <w:pPr>
        <w:pStyle w:val="Heading2"/>
        <w:rPr>
          <w:b w:val="0"/>
          <w:sz w:val="22"/>
        </w:rPr>
      </w:pPr>
      <w:r w:rsidRPr="00C24308">
        <w:rPr>
          <w:b w:val="0"/>
          <w:sz w:val="22"/>
        </w:rPr>
        <w:t>Greater Waterbury Health Partnership is not alone in working</w:t>
      </w:r>
      <w:r w:rsidR="00310CB7">
        <w:rPr>
          <w:b w:val="0"/>
          <w:sz w:val="22"/>
        </w:rPr>
        <w:t xml:space="preserve"> to improve community wellbeing.</w:t>
      </w:r>
      <w:r w:rsidRPr="00C24308">
        <w:rPr>
          <w:b w:val="0"/>
          <w:sz w:val="22"/>
        </w:rPr>
        <w:t xml:space="preserve"> </w:t>
      </w:r>
      <w:r w:rsidR="00310CB7">
        <w:rPr>
          <w:b w:val="0"/>
          <w:sz w:val="22"/>
        </w:rPr>
        <w:t>W</w:t>
      </w:r>
      <w:r>
        <w:rPr>
          <w:b w:val="0"/>
          <w:sz w:val="22"/>
        </w:rPr>
        <w:t xml:space="preserve">e collaborate closely with </w:t>
      </w:r>
      <w:r w:rsidRPr="00C24308">
        <w:rPr>
          <w:b w:val="0"/>
          <w:sz w:val="22"/>
        </w:rPr>
        <w:t>the Greater Waterbury Bridge to Success Community Partnership</w:t>
      </w:r>
      <w:r>
        <w:rPr>
          <w:b w:val="0"/>
          <w:sz w:val="22"/>
        </w:rPr>
        <w:t xml:space="preserve"> to ensure that children can succeed in school</w:t>
      </w:r>
      <w:r w:rsidR="00310CB7">
        <w:rPr>
          <w:b w:val="0"/>
          <w:sz w:val="22"/>
        </w:rPr>
        <w:t>,</w:t>
      </w:r>
      <w:r>
        <w:rPr>
          <w:b w:val="0"/>
          <w:sz w:val="22"/>
        </w:rPr>
        <w:t xml:space="preserve"> work</w:t>
      </w:r>
      <w:r w:rsidR="00310CB7">
        <w:rPr>
          <w:b w:val="0"/>
          <w:sz w:val="22"/>
        </w:rPr>
        <w:t>,</w:t>
      </w:r>
      <w:r>
        <w:rPr>
          <w:b w:val="0"/>
          <w:sz w:val="22"/>
        </w:rPr>
        <w:t xml:space="preserve"> and life.</w:t>
      </w:r>
      <w:r w:rsidRPr="00C24308">
        <w:rPr>
          <w:b w:val="0"/>
          <w:sz w:val="22"/>
        </w:rPr>
        <w:t xml:space="preserve"> </w:t>
      </w:r>
      <w:r w:rsidR="002B3208">
        <w:rPr>
          <w:b w:val="0"/>
          <w:sz w:val="22"/>
        </w:rPr>
        <w:t>Educational achievement is linked to long-term health outcomes due to three basic factors: health knowledge and behavior, employment and income, and social emotional resilience.</w:t>
      </w:r>
      <w:r w:rsidR="002B3208">
        <w:rPr>
          <w:rStyle w:val="FootnoteReference"/>
          <w:b w:val="0"/>
          <w:sz w:val="22"/>
        </w:rPr>
        <w:footnoteReference w:id="4"/>
      </w:r>
      <w:r w:rsidR="002B3208">
        <w:rPr>
          <w:b w:val="0"/>
          <w:sz w:val="22"/>
        </w:rPr>
        <w:t xml:space="preserve"> Access to early childhood experiences through child care and preschool is </w:t>
      </w:r>
      <w:r w:rsidR="00AE337E">
        <w:rPr>
          <w:b w:val="0"/>
          <w:sz w:val="22"/>
        </w:rPr>
        <w:t xml:space="preserve">considered the foundation </w:t>
      </w:r>
      <w:r w:rsidR="00310CB7">
        <w:rPr>
          <w:b w:val="0"/>
          <w:sz w:val="22"/>
        </w:rPr>
        <w:t>of future educational success</w:t>
      </w:r>
      <w:r w:rsidR="00AE337E">
        <w:rPr>
          <w:b w:val="0"/>
          <w:sz w:val="22"/>
        </w:rPr>
        <w:t xml:space="preserve">. </w:t>
      </w:r>
    </w:p>
    <w:p w14:paraId="26AA8CBB" w14:textId="77777777" w:rsidR="00B5133B" w:rsidRDefault="00B5133B" w:rsidP="00B5133B">
      <w:pPr>
        <w:pStyle w:val="Heading2"/>
      </w:pPr>
      <w:r>
        <w:t>Early childhood</w:t>
      </w:r>
      <w:r w:rsidR="00480932">
        <w:t xml:space="preserve"> experience</w:t>
      </w:r>
    </w:p>
    <w:p w14:paraId="77E5BB3F" w14:textId="77777777" w:rsidR="006A52B4" w:rsidRDefault="00AE337E" w:rsidP="00C24308">
      <w:r>
        <w:t xml:space="preserve">Currently there is a shortage of childcare slots in the region, with only enough slots available </w:t>
      </w:r>
      <w:r w:rsidR="00C91A41">
        <w:t>serve 20 percent of the region’s infants and toddlers, and 83 percent of the region’s children ages 3 and 4. These programs are often less accessible to low-income families due to their cost.</w:t>
      </w:r>
      <w:r w:rsidR="006A52B4">
        <w:t xml:space="preserve"> </w:t>
      </w:r>
      <w:r w:rsidR="00B5133B">
        <w:t>Greater Waterbury</w:t>
      </w:r>
      <w:r w:rsidR="002939CD">
        <w:t xml:space="preserve">’s preschool enrollment rate is 61 percent, yielding a total </w:t>
      </w:r>
      <w:r w:rsidR="00196485">
        <w:t>4,759 preschool students</w:t>
      </w:r>
      <w:r w:rsidR="00B5133B">
        <w:t xml:space="preserve"> ages 3 </w:t>
      </w:r>
      <w:r w:rsidR="00B5133B">
        <w:lastRenderedPageBreak/>
        <w:t>and 4.</w:t>
      </w:r>
    </w:p>
    <w:p w14:paraId="434D4D82" w14:textId="77777777" w:rsidR="00B5133B" w:rsidRDefault="006A52B4" w:rsidP="001733B7">
      <w:r>
        <w:t xml:space="preserve">Free childcare and education is available for infant, toddler, and preschool-aged children in </w:t>
      </w:r>
      <w:r w:rsidR="00480932">
        <w:t xml:space="preserve">the City of </w:t>
      </w:r>
      <w:r>
        <w:t xml:space="preserve">Waterbury through several national and state programs, including Head Start and School Readiness. </w:t>
      </w:r>
      <w:r w:rsidR="007B2F67">
        <w:t>However, e</w:t>
      </w:r>
      <w:r>
        <w:t>ven with free or subsidized programs, accessibility remains an issue in the city. The largest gap in availability of slots and compared to need exists in between the ages of 0-4, where only 47 percent of young children could be served with existing slots.</w:t>
      </w:r>
      <w:r>
        <w:rPr>
          <w:rStyle w:val="FootnoteReference"/>
        </w:rPr>
        <w:footnoteReference w:id="5"/>
      </w:r>
    </w:p>
    <w:p w14:paraId="07A3442E" w14:textId="77777777" w:rsidR="00B5133B" w:rsidRDefault="00B5133B" w:rsidP="00B5133B">
      <w:pPr>
        <w:pStyle w:val="Heading2"/>
      </w:pPr>
      <w:r>
        <w:t>K-12 public schools</w:t>
      </w:r>
    </w:p>
    <w:p w14:paraId="1D7B44EC" w14:textId="77777777" w:rsidR="00B5133B" w:rsidRDefault="008717F6" w:rsidP="00310CB7">
      <w:r>
        <w:rPr>
          <w:noProof/>
          <w:color w:val="4472C4" w:themeColor="accent1"/>
        </w:rPr>
        <w:drawing>
          <wp:anchor distT="0" distB="0" distL="114300" distR="114300" simplePos="0" relativeHeight="251661312" behindDoc="0" locked="0" layoutInCell="1" allowOverlap="1" wp14:anchorId="0663CB30" wp14:editId="3D76B167">
            <wp:simplePos x="0" y="0"/>
            <wp:positionH relativeFrom="margin">
              <wp:posOffset>2523490</wp:posOffset>
            </wp:positionH>
            <wp:positionV relativeFrom="paragraph">
              <wp:posOffset>209550</wp:posOffset>
            </wp:positionV>
            <wp:extent cx="3874770" cy="1660525"/>
            <wp:effectExtent l="0" t="0" r="11430" b="0"/>
            <wp:wrapSquare wrapText="bothSides"/>
            <wp:docPr id="6" name="Picture 6" descr="../../../_R/waterbury/demo_plots/students%20by%20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R/waterbury/demo_plots/students%20by%20rac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4770" cy="1660525"/>
                    </a:xfrm>
                    <a:prstGeom prst="rect">
                      <a:avLst/>
                    </a:prstGeom>
                    <a:noFill/>
                    <a:ln>
                      <a:noFill/>
                    </a:ln>
                  </pic:spPr>
                </pic:pic>
              </a:graphicData>
            </a:graphic>
          </wp:anchor>
        </w:drawing>
      </w:r>
      <w:r w:rsidR="00480932">
        <w:t xml:space="preserve">The K-12 public school system in Greater Waterbury encompasses nine municipalities and five regional school districts. In </w:t>
      </w:r>
      <w:r w:rsidR="00B5133B">
        <w:t xml:space="preserve">total 49,348 students are enrolled in public schools </w:t>
      </w:r>
      <w:r w:rsidR="00EF61E8">
        <w:t>across these districts. On par with the state’s graduation rate, the majority of students in the region (86 percent) graduate high school within four years.   However, the demographic makeup of students varies greatly across the region, with the majority of student diversity in the City of Waterbury Public School System. The graduation rate for Waterbury public school students is 69 percent, which is significantly lower than the state or regional average.</w:t>
      </w:r>
      <w:r w:rsidR="00ED6E39">
        <w:rPr>
          <w:rStyle w:val="FootnoteReference"/>
        </w:rPr>
        <w:footnoteReference w:id="6"/>
      </w:r>
      <w:r w:rsidR="00EF61E8">
        <w:t xml:space="preserve"> </w:t>
      </w:r>
    </w:p>
    <w:p w14:paraId="1D0FCBA8" w14:textId="77777777" w:rsidR="008717F6" w:rsidRPr="008717F6" w:rsidRDefault="00EE5E57" w:rsidP="008717F6">
      <w:pPr>
        <w:pStyle w:val="ListParagraph"/>
        <w:numPr>
          <w:ilvl w:val="0"/>
          <w:numId w:val="7"/>
        </w:numPr>
        <w:rPr>
          <w:color w:val="4472C4" w:themeColor="accent1"/>
        </w:rPr>
      </w:pPr>
      <w:r w:rsidRPr="00EE5E57">
        <w:rPr>
          <w:color w:val="4472C4" w:themeColor="accent1"/>
        </w:rPr>
        <w:t>44 percent of the region’</w:t>
      </w:r>
      <w:r>
        <w:rPr>
          <w:color w:val="4472C4" w:themeColor="accent1"/>
        </w:rPr>
        <w:t>s</w:t>
      </w:r>
      <w:r w:rsidR="00196485">
        <w:rPr>
          <w:color w:val="4472C4" w:themeColor="accent1"/>
        </w:rPr>
        <w:t xml:space="preserve"> public school</w:t>
      </w:r>
      <w:r>
        <w:rPr>
          <w:color w:val="4472C4" w:themeColor="accent1"/>
        </w:rPr>
        <w:t xml:space="preserve"> students, and 81 percent of students in Waterbury, are children of color</w:t>
      </w:r>
    </w:p>
    <w:p w14:paraId="0204AF2C" w14:textId="77777777" w:rsidR="00EE5E57" w:rsidRDefault="00EF61E8" w:rsidP="00EE5E57">
      <w:pPr>
        <w:pStyle w:val="Heading2"/>
      </w:pPr>
      <w:r>
        <w:t>Post-secondary</w:t>
      </w:r>
      <w:r w:rsidR="00EE5E57">
        <w:t xml:space="preserve"> attainment</w:t>
      </w:r>
    </w:p>
    <w:p w14:paraId="08C0D4DF" w14:textId="77777777" w:rsidR="00EE5E57" w:rsidRDefault="008717F6" w:rsidP="00310CB7">
      <w:r w:rsidRPr="00320218">
        <w:rPr>
          <w:noProof/>
          <w:color w:val="4472C4" w:themeColor="accent1"/>
        </w:rPr>
        <w:drawing>
          <wp:anchor distT="0" distB="0" distL="114300" distR="114300" simplePos="0" relativeHeight="251662336" behindDoc="0" locked="0" layoutInCell="1" allowOverlap="1" wp14:anchorId="0D808268" wp14:editId="161775EC">
            <wp:simplePos x="0" y="0"/>
            <wp:positionH relativeFrom="margin">
              <wp:posOffset>3136900</wp:posOffset>
            </wp:positionH>
            <wp:positionV relativeFrom="paragraph">
              <wp:posOffset>15240</wp:posOffset>
            </wp:positionV>
            <wp:extent cx="3236595" cy="1631950"/>
            <wp:effectExtent l="0" t="0" r="0" b="0"/>
            <wp:wrapSquare wrapText="bothSides"/>
            <wp:docPr id="7" name="Picture 7" descr="../../../_R/waterbury/demo_plots/student%20ne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R/waterbury/demo_plots/student%20need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6595" cy="1631950"/>
                    </a:xfrm>
                    <a:prstGeom prst="rect">
                      <a:avLst/>
                    </a:prstGeom>
                    <a:noFill/>
                    <a:ln>
                      <a:noFill/>
                    </a:ln>
                  </pic:spPr>
                </pic:pic>
              </a:graphicData>
            </a:graphic>
          </wp:anchor>
        </w:drawing>
      </w:r>
      <w:r w:rsidR="009E18FF" w:rsidRPr="00310CB7">
        <w:t>As</w:t>
      </w:r>
      <w:r w:rsidR="009E18FF">
        <w:t xml:space="preserve"> noted earlier, education is connected to health and wellbeing. Those with a college diploma will live an average of nine years longer than people without a high school diploma.</w:t>
      </w:r>
      <w:r w:rsidR="009E18FF">
        <w:rPr>
          <w:rStyle w:val="FootnoteReference"/>
        </w:rPr>
        <w:footnoteReference w:id="7"/>
      </w:r>
      <w:r w:rsidR="009E18FF">
        <w:t xml:space="preserve"> Across the region </w:t>
      </w:r>
      <w:r w:rsidR="007B2F67">
        <w:t>32</w:t>
      </w:r>
      <w:r w:rsidR="00EE5E57">
        <w:t xml:space="preserve"> percent of adults ages 25 and up have a Bachelor’s degree or higher</w:t>
      </w:r>
      <w:r w:rsidR="009E18FF">
        <w:t>, while o</w:t>
      </w:r>
      <w:r w:rsidR="00EE5E57">
        <w:t>nly 15 percent of adults in Waterbury have college degrees.</w:t>
      </w:r>
    </w:p>
    <w:p w14:paraId="68B33718" w14:textId="77777777" w:rsidR="009E18FF" w:rsidRDefault="009E18FF" w:rsidP="00310CB7">
      <w:r>
        <w:t xml:space="preserve">Waterbury has three institutions of higher education, Naugatuck Valley Community College, University of Connecticut Waterbury Branch, and Post University, which serve a regional and international cohort of students. </w:t>
      </w:r>
      <w:r w:rsidR="0028344C">
        <w:t xml:space="preserve">More research is needed to determine how many of the graduates of these institutions stay in the region post-completion. </w:t>
      </w:r>
    </w:p>
    <w:p w14:paraId="3E557A83" w14:textId="77777777" w:rsidR="00EE5E57" w:rsidRDefault="00EE5E57" w:rsidP="00EE5E57"/>
    <w:p w14:paraId="7049C63C" w14:textId="77777777" w:rsidR="00EE5E57" w:rsidRDefault="00EE5E57">
      <w:pPr>
        <w:widowControl/>
        <w:spacing w:after="0"/>
      </w:pPr>
      <w:r>
        <w:br w:type="page"/>
      </w:r>
      <w:r w:rsidR="009E18FF">
        <w:lastRenderedPageBreak/>
        <w:t xml:space="preserve"> </w:t>
      </w:r>
    </w:p>
    <w:p w14:paraId="5946D30C" w14:textId="77777777" w:rsidR="00EE5E57" w:rsidRDefault="00EE5E57" w:rsidP="00EE5E57">
      <w:pPr>
        <w:pStyle w:val="Heading1"/>
      </w:pPr>
      <w:r>
        <w:t>Communities</w:t>
      </w:r>
      <w:r w:rsidR="00AB03AB">
        <w:t xml:space="preserve"> – Page 7</w:t>
      </w:r>
    </w:p>
    <w:p w14:paraId="0D1B58E4" w14:textId="77777777" w:rsidR="00EE5E57" w:rsidRDefault="00EE5E57" w:rsidP="00EE5E57">
      <w:pPr>
        <w:pStyle w:val="Heading2"/>
      </w:pPr>
      <w:r>
        <w:t>Community well-being</w:t>
      </w:r>
    </w:p>
    <w:p w14:paraId="6D2DDB06" w14:textId="77777777" w:rsidR="0076711B" w:rsidRDefault="0028344C" w:rsidP="00310CB7">
      <w:r>
        <w:t xml:space="preserve">Community well-being reflects how residents rate the environment they live in across a number of factors including: walkability, connection to neighbors, impression of safety, and access to food. These measurements provide an important perspective on how satisfied residents are in their communities. </w:t>
      </w:r>
      <w:r w:rsidR="005F310B">
        <w:t>Overall</w:t>
      </w:r>
      <w:r w:rsidR="0076711B">
        <w:t>, 80 percent of Greater Waterbury adults report being satisfied with the area where they live.</w:t>
      </w:r>
      <w:r>
        <w:t xml:space="preserve"> </w:t>
      </w:r>
      <w:r w:rsidR="0076711B">
        <w:t>On many measures of community well-being, residents’ feelings vary greatly by race, income, and location.</w:t>
      </w:r>
      <w:r w:rsidR="003E3098">
        <w:t xml:space="preserve"> On several community issues—such as trusting the police,</w:t>
      </w:r>
      <w:r w:rsidR="00F319D1">
        <w:t xml:space="preserve"> feeling safe at night,</w:t>
      </w:r>
      <w:r w:rsidR="003E3098">
        <w:t xml:space="preserve"> feeling their local government is responsive to residents’ needs, or seeing their area as a good place to raise children—adults in the region fare much li</w:t>
      </w:r>
      <w:r w:rsidR="00310CB7">
        <w:t>ke residents statewide, but Waterbury</w:t>
      </w:r>
      <w:r w:rsidR="003E3098">
        <w:t xml:space="preserve"> residents lag behind.</w:t>
      </w:r>
    </w:p>
    <w:p w14:paraId="133857DD" w14:textId="77777777" w:rsidR="00481516" w:rsidRDefault="00EF487D" w:rsidP="00310CB7">
      <w:r>
        <w:t>Re</w:t>
      </w:r>
      <w:r w:rsidR="00310CB7">
        <w:t>lative to surrounding suburbs,</w:t>
      </w:r>
      <w:r w:rsidR="00481516">
        <w:t xml:space="preserve"> residents </w:t>
      </w:r>
      <w:r>
        <w:t>are more likely to report that</w:t>
      </w:r>
      <w:r w:rsidR="00481516">
        <w:t xml:space="preserve"> Waterbury </w:t>
      </w:r>
      <w:r>
        <w:t>has</w:t>
      </w:r>
      <w:r w:rsidR="00481516">
        <w:t xml:space="preserve"> safe sidewalks and </w:t>
      </w:r>
      <w:r>
        <w:t xml:space="preserve">many </w:t>
      </w:r>
      <w:r w:rsidR="00481516">
        <w:t xml:space="preserve">destinations </w:t>
      </w:r>
      <w:r>
        <w:t>within walking distance, though the city still lags behind larger Connecticut cities in these measures</w:t>
      </w:r>
      <w:r w:rsidR="00481516">
        <w:t xml:space="preserve">. </w:t>
      </w:r>
      <w:r>
        <w:t xml:space="preserve">Waterbury residents are much less likely </w:t>
      </w:r>
      <w:r w:rsidR="00F319D1">
        <w:t xml:space="preserve">than other parts of the state </w:t>
      </w:r>
      <w:r>
        <w:t>to report having safe places to ride bicycles.</w:t>
      </w:r>
      <w:r w:rsidR="0028344C">
        <w:t xml:space="preserve"> These data points can inform future planning and policy for the City with the goal of improving the environments where residents work, live, and play.   </w:t>
      </w:r>
    </w:p>
    <w:p w14:paraId="738F754D" w14:textId="77777777" w:rsidR="003E14BF" w:rsidRDefault="003E14BF" w:rsidP="00EE5E57">
      <w:r>
        <w:rPr>
          <w:noProof/>
        </w:rPr>
        <w:drawing>
          <wp:anchor distT="0" distB="0" distL="114300" distR="114300" simplePos="0" relativeHeight="251667456" behindDoc="0" locked="0" layoutInCell="1" allowOverlap="1" wp14:anchorId="1D13A3AC" wp14:editId="157AB529">
            <wp:simplePos x="0" y="0"/>
            <wp:positionH relativeFrom="column">
              <wp:posOffset>5080</wp:posOffset>
            </wp:positionH>
            <wp:positionV relativeFrom="paragraph">
              <wp:posOffset>1905</wp:posOffset>
            </wp:positionV>
            <wp:extent cx="6400800" cy="2133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lkability ba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2133600"/>
                    </a:xfrm>
                    <a:prstGeom prst="rect">
                      <a:avLst/>
                    </a:prstGeom>
                  </pic:spPr>
                </pic:pic>
              </a:graphicData>
            </a:graphic>
          </wp:anchor>
        </w:drawing>
      </w:r>
    </w:p>
    <w:p w14:paraId="6193F7C4" w14:textId="77777777" w:rsidR="00EE5E57" w:rsidRDefault="003A4524">
      <w:pPr>
        <w:widowControl/>
        <w:spacing w:after="0"/>
      </w:pPr>
      <w:r>
        <w:rPr>
          <w:noProof/>
        </w:rPr>
        <w:drawing>
          <wp:anchor distT="0" distB="0" distL="114300" distR="114300" simplePos="0" relativeHeight="251663360" behindDoc="0" locked="0" layoutInCell="1" allowOverlap="1" wp14:anchorId="1F8497CD" wp14:editId="3CC045E6">
            <wp:simplePos x="0" y="0"/>
            <wp:positionH relativeFrom="margin">
              <wp:posOffset>850900</wp:posOffset>
            </wp:positionH>
            <wp:positionV relativeFrom="margin">
              <wp:posOffset>4759960</wp:posOffset>
            </wp:positionV>
            <wp:extent cx="5554345" cy="3469005"/>
            <wp:effectExtent l="0" t="0" r="8255" b="1079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R/waterbury/demo_plots/civic%20wellbeing%20dotplot.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54345" cy="3469005"/>
                    </a:xfrm>
                    <a:prstGeom prst="rect">
                      <a:avLst/>
                    </a:prstGeom>
                    <a:noFill/>
                    <a:ln>
                      <a:noFill/>
                    </a:ln>
                  </pic:spPr>
                </pic:pic>
              </a:graphicData>
            </a:graphic>
          </wp:anchor>
        </w:drawing>
      </w:r>
      <w:r w:rsidR="00EE5E57">
        <w:br w:type="page"/>
      </w:r>
    </w:p>
    <w:p w14:paraId="04951085" w14:textId="77777777" w:rsidR="00EE5E57" w:rsidRDefault="00583B12" w:rsidP="00EE5E57">
      <w:pPr>
        <w:pStyle w:val="Heading1"/>
      </w:pPr>
      <w:r>
        <w:rPr>
          <w:noProof/>
        </w:rPr>
        <w:lastRenderedPageBreak/>
        <w:drawing>
          <wp:anchor distT="0" distB="0" distL="114300" distR="114300" simplePos="0" relativeHeight="251668480" behindDoc="0" locked="0" layoutInCell="1" allowOverlap="1" wp14:anchorId="37466BC3" wp14:editId="23A0DE33">
            <wp:simplePos x="0" y="0"/>
            <wp:positionH relativeFrom="margin">
              <wp:align>right</wp:align>
            </wp:positionH>
            <wp:positionV relativeFrom="margin">
              <wp:align>top</wp:align>
            </wp:positionV>
            <wp:extent cx="3195955" cy="4261485"/>
            <wp:effectExtent l="0" t="0" r="4445"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R/waterbury/demo_plots/ypll%20bars.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95955" cy="4261485"/>
                    </a:xfrm>
                    <a:prstGeom prst="rect">
                      <a:avLst/>
                    </a:prstGeom>
                    <a:noFill/>
                    <a:ln>
                      <a:noFill/>
                    </a:ln>
                  </pic:spPr>
                </pic:pic>
              </a:graphicData>
            </a:graphic>
          </wp:anchor>
        </w:drawing>
      </w:r>
      <w:r w:rsidR="00A844A4">
        <w:t>Community Safety &amp; Mortality</w:t>
      </w:r>
      <w:r w:rsidR="00AB03AB">
        <w:t>– Page 8</w:t>
      </w:r>
    </w:p>
    <w:p w14:paraId="65A76A86" w14:textId="77777777" w:rsidR="00EE5E57" w:rsidRDefault="00C4035C" w:rsidP="00EE5E57">
      <w:pPr>
        <w:pStyle w:val="Heading2"/>
      </w:pPr>
      <w:r>
        <w:t>Causes of premature death</w:t>
      </w:r>
    </w:p>
    <w:p w14:paraId="62AE76F6" w14:textId="77777777" w:rsidR="00A844A4" w:rsidRDefault="00A844A4" w:rsidP="00310CB7">
      <w:r>
        <w:t>Community Safety and mortalit</w:t>
      </w:r>
      <w:r w:rsidR="00310CB7">
        <w:t>y statistics reflect socio</w:t>
      </w:r>
      <w:r>
        <w:t>economic factors that affect community well-being. These statistics reflect accidental deaths related to community safety issues, premature death related to heath, injuries, and in some case</w:t>
      </w:r>
      <w:r w:rsidR="00310CB7">
        <w:t>s</w:t>
      </w:r>
      <w:r>
        <w:t xml:space="preserve"> violent crimes. </w:t>
      </w:r>
    </w:p>
    <w:p w14:paraId="5A16A4DD" w14:textId="77777777" w:rsidR="00A844A4" w:rsidRDefault="00A844A4" w:rsidP="00310CB7">
      <w:r>
        <w:t>One way to quantify p</w:t>
      </w:r>
      <w:r w:rsidR="0065105F">
        <w:t xml:space="preserve">remature death </w:t>
      </w:r>
      <w:r>
        <w:t xml:space="preserve">is to measure it </w:t>
      </w:r>
      <w:r w:rsidR="0065105F">
        <w:t>by the years of potential life lost (YPLL) before age 75</w:t>
      </w:r>
      <w:r w:rsidR="00EA3042">
        <w:t xml:space="preserve"> per 100,000 residents</w:t>
      </w:r>
      <w:r>
        <w:t>, where e</w:t>
      </w:r>
      <w:r w:rsidR="004B0CA5">
        <w:t>ach death represents a loss of human potential</w:t>
      </w:r>
      <w:r>
        <w:t xml:space="preserve">. </w:t>
      </w:r>
    </w:p>
    <w:p w14:paraId="31BFA8E6" w14:textId="77777777" w:rsidR="00EE5E57" w:rsidRDefault="00A844A4" w:rsidP="00310CB7">
      <w:r>
        <w:t>I</w:t>
      </w:r>
      <w:r w:rsidR="0065105F">
        <w:t xml:space="preserve">n </w:t>
      </w:r>
      <w:r w:rsidR="004B0CA5">
        <w:t xml:space="preserve">the City of </w:t>
      </w:r>
      <w:r w:rsidR="0065105F">
        <w:t>Waterbury,</w:t>
      </w:r>
      <w:r w:rsidR="00825477">
        <w:t xml:space="preserve"> the greatest </w:t>
      </w:r>
      <w:r w:rsidR="004B0CA5">
        <w:t>loss of years of life</w:t>
      </w:r>
      <w:r w:rsidR="00825477">
        <w:t xml:space="preserve"> </w:t>
      </w:r>
      <w:r w:rsidR="004B0CA5">
        <w:t>arises</w:t>
      </w:r>
      <w:r w:rsidR="00825477">
        <w:t xml:space="preserve"> from</w:t>
      </w:r>
      <w:r w:rsidR="0065105F">
        <w:t xml:space="preserve"> </w:t>
      </w:r>
      <w:r w:rsidR="004B0CA5">
        <w:t>fetal and infant mortality, injuries (including accidental overdoses and motor vehicle crashes)</w:t>
      </w:r>
      <w:r w:rsidR="00EA3042">
        <w:t>, cancer</w:t>
      </w:r>
      <w:r w:rsidR="004B0CA5">
        <w:t>, and heart disease</w:t>
      </w:r>
      <w:r w:rsidR="00EA3042">
        <w:t>.</w:t>
      </w:r>
      <w:r w:rsidR="00825477">
        <w:t xml:space="preserve"> </w:t>
      </w:r>
      <w:r>
        <w:t>People living in the City of Waterbury are much more affected by infant mortality, overdoes and other injuries, and heart disease compared to the state. Suburban areas in the region are similar to the rest of Connecticut in the causes of premature death and YPLL.</w:t>
      </w:r>
      <w:r w:rsidDel="00A844A4">
        <w:t xml:space="preserve"> </w:t>
      </w:r>
    </w:p>
    <w:p w14:paraId="20BF47A3" w14:textId="77777777" w:rsidR="00825477" w:rsidRDefault="00825477" w:rsidP="00825477">
      <w:pPr>
        <w:pStyle w:val="Heading2"/>
      </w:pPr>
      <w:r>
        <w:t>Substance abuse</w:t>
      </w:r>
    </w:p>
    <w:p w14:paraId="652C0803" w14:textId="77777777" w:rsidR="00825477" w:rsidRDefault="004B0CA5" w:rsidP="00310CB7">
      <w:r>
        <w:rPr>
          <w:noProof/>
        </w:rPr>
        <w:drawing>
          <wp:anchor distT="0" distB="0" distL="114300" distR="114300" simplePos="0" relativeHeight="251669504" behindDoc="0" locked="0" layoutInCell="1" allowOverlap="1" wp14:anchorId="6D791381" wp14:editId="58EE38EB">
            <wp:simplePos x="0" y="0"/>
            <wp:positionH relativeFrom="margin">
              <wp:align>left</wp:align>
            </wp:positionH>
            <wp:positionV relativeFrom="margin">
              <wp:align>bottom</wp:align>
            </wp:positionV>
            <wp:extent cx="2682240" cy="2682240"/>
            <wp:effectExtent l="1905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ug deaths m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2240" cy="2682240"/>
                    </a:xfrm>
                    <a:prstGeom prst="rect">
                      <a:avLst/>
                    </a:prstGeom>
                  </pic:spPr>
                </pic:pic>
              </a:graphicData>
            </a:graphic>
          </wp:anchor>
        </w:drawing>
      </w:r>
      <w:r w:rsidR="00825477">
        <w:t>As is the case both statewide and nationwide, the number of deaths from substance use, particularly opioids, has</w:t>
      </w:r>
      <w:r>
        <w:t xml:space="preserve"> rapidly</w:t>
      </w:r>
      <w:r w:rsidR="00825477">
        <w:t xml:space="preserve"> </w:t>
      </w:r>
      <w:r>
        <w:t>increased</w:t>
      </w:r>
      <w:r w:rsidR="00825477">
        <w:t xml:space="preserve"> over the past several years in Greater Waterbury. </w:t>
      </w:r>
      <w:r w:rsidR="003A2FD7">
        <w:t>From January 2012 through June 2017, 350 residents of Greater Waterbury towns died of drug overdoses; just over half of these deaths were of Waterbury residents.</w:t>
      </w:r>
      <w:r w:rsidR="00B9229D">
        <w:t xml:space="preserve"> </w:t>
      </w:r>
    </w:p>
    <w:p w14:paraId="653C4616" w14:textId="77777777" w:rsidR="00B9229D" w:rsidRDefault="00B9229D" w:rsidP="00310CB7"/>
    <w:p w14:paraId="5459A284" w14:textId="77777777" w:rsidR="0089751B" w:rsidRDefault="0089751B" w:rsidP="00310CB7">
      <w:r>
        <w:t>The Waterbury</w:t>
      </w:r>
      <w:r w:rsidR="00310CB7">
        <w:t xml:space="preserve"> </w:t>
      </w:r>
      <w:r w:rsidR="00F0465B" w:rsidRPr="00F0465B">
        <w:rPr>
          <w:highlight w:val="yellow"/>
        </w:rPr>
        <w:t>Health Department</w:t>
      </w:r>
      <w:bookmarkStart w:id="12" w:name="_GoBack"/>
      <w:bookmarkEnd w:id="12"/>
      <w:r w:rsidR="00F0465B">
        <w:t xml:space="preserve"> </w:t>
      </w:r>
      <w:r w:rsidR="00310CB7">
        <w:t xml:space="preserve">is part of Connecticut’s </w:t>
      </w:r>
      <w:r>
        <w:t>O</w:t>
      </w:r>
      <w:r w:rsidR="00310CB7">
        <w:t xml:space="preserve">pioid </w:t>
      </w:r>
      <w:proofErr w:type="spellStart"/>
      <w:r>
        <w:t>R</w:t>
      </w:r>
      <w:r w:rsidR="00310CB7">
        <w:t>Esponse</w:t>
      </w:r>
      <w:proofErr w:type="spellEnd"/>
      <w:r w:rsidR="00310CB7">
        <w:t xml:space="preserve"> Initiative (CORE), which was</w:t>
      </w:r>
      <w:r>
        <w:t xml:space="preserve"> designed with expertise from</w:t>
      </w:r>
      <w:r w:rsidR="007B2F67">
        <w:t xml:space="preserve"> the</w:t>
      </w:r>
      <w:r>
        <w:t xml:space="preserve"> Yale School of Medicine. CO</w:t>
      </w:r>
      <w:r w:rsidR="007B2F67">
        <w:t xml:space="preserve">RE </w:t>
      </w:r>
      <w:r w:rsidR="00310CB7">
        <w:t>i</w:t>
      </w:r>
      <w:r w:rsidR="007B2F67">
        <w:t>s funded by the C</w:t>
      </w:r>
      <w:r w:rsidR="00310CB7">
        <w:t xml:space="preserve">onnecticut Department of Public Health (CTDPH) </w:t>
      </w:r>
      <w:r>
        <w:t xml:space="preserve">and implements the strategies developed </w:t>
      </w:r>
      <w:r w:rsidR="00310CB7">
        <w:t xml:space="preserve">locally </w:t>
      </w:r>
      <w:r>
        <w:t>by the Mayor</w:t>
      </w:r>
      <w:r w:rsidR="00310CB7">
        <w:t>’s</w:t>
      </w:r>
      <w:r>
        <w:t xml:space="preserve"> Opioid Task Force.  The Waterbury CORE program provides Safe Use- Safe Storage- </w:t>
      </w:r>
      <w:r w:rsidR="00310CB7">
        <w:t>Safe Disposal strategies from a public s</w:t>
      </w:r>
      <w:r>
        <w:t xml:space="preserve">afety perspective and relies on close collaboration among Waterbury Health, Waterbury Fire and Waterbury Police Departments.  Additionally, Waterbury CORE is designed for easy adoption and customization of CORE strategies by other public safety entities throughout the broader region to extend the reach of the strategies.  </w:t>
      </w:r>
    </w:p>
    <w:p w14:paraId="0DBC8AB5" w14:textId="77777777" w:rsidR="00EF3422" w:rsidRPr="00825477" w:rsidRDefault="00EF3422" w:rsidP="00825477"/>
    <w:p w14:paraId="1521F2AF" w14:textId="77777777" w:rsidR="00D40BDC" w:rsidRPr="00AB03AB" w:rsidRDefault="00D40BDC" w:rsidP="00310CB7">
      <w:pPr>
        <w:widowControl/>
        <w:spacing w:after="0"/>
        <w:rPr>
          <w:sz w:val="40"/>
        </w:rPr>
      </w:pPr>
      <w:r>
        <w:br w:type="page"/>
      </w:r>
      <w:r w:rsidR="00AB03AB">
        <w:rPr>
          <w:sz w:val="40"/>
        </w:rPr>
        <w:lastRenderedPageBreak/>
        <w:t>Health Outcomes – Page 9</w:t>
      </w:r>
    </w:p>
    <w:p w14:paraId="5267EE80" w14:textId="77777777" w:rsidR="00D40BDC" w:rsidRDefault="00DA1448" w:rsidP="00310CB7">
      <w:r>
        <w:t xml:space="preserve">Connecticut is overall a quite healthy state, and Greater Waterbury residents fare about as well as the state on many measures of health. However, </w:t>
      </w:r>
      <w:r w:rsidR="00966C96">
        <w:t xml:space="preserve">there are </w:t>
      </w:r>
      <w:r w:rsidR="00E14BE5">
        <w:t xml:space="preserve">large </w:t>
      </w:r>
      <w:r w:rsidR="00966C96">
        <w:t>differences in health outcomes by income, race, and location within the region.</w:t>
      </w:r>
      <w:r w:rsidR="006D410E">
        <w:t xml:space="preserve"> </w:t>
      </w:r>
      <w:r w:rsidR="00B31EE8">
        <w:t>83</w:t>
      </w:r>
      <w:r w:rsidR="00D40BDC">
        <w:t xml:space="preserve"> percent of adults in the region report th</w:t>
      </w:r>
      <w:r w:rsidR="00966C96">
        <w:t>eir health as good or excellent, but Black and Hispanic</w:t>
      </w:r>
      <w:r w:rsidR="00E14BE5">
        <w:t>/Latino</w:t>
      </w:r>
      <w:r w:rsidR="00966C96">
        <w:t xml:space="preserve"> residents are less likely </w:t>
      </w:r>
      <w:r w:rsidR="006A15F7">
        <w:t>to rate their health as highly. O</w:t>
      </w:r>
      <w:r w:rsidR="006A15F7" w:rsidRPr="006A15F7">
        <w:t>nly 64 percent of adults with incomes below $30,000 rate their health as good or excellent, while 97 percent of adults with incomes of at least $100,000 report the same.</w:t>
      </w:r>
    </w:p>
    <w:p w14:paraId="783596EA" w14:textId="77777777" w:rsidR="00E14BE5" w:rsidRDefault="00E14BE5" w:rsidP="00310CB7">
      <w:r>
        <w:t>A</w:t>
      </w:r>
      <w:r w:rsidR="00DF3A4F">
        <w:t xml:space="preserve">dults in low-income neighborhoods are </w:t>
      </w:r>
      <w:r>
        <w:t>several times more</w:t>
      </w:r>
      <w:r w:rsidR="00DF3A4F">
        <w:t xml:space="preserve"> likely to be hospitalized for severe conditions such as heart disease and diabetes at an early </w:t>
      </w:r>
      <w:r w:rsidR="00DF3A4F" w:rsidRPr="00E14BE5">
        <w:t>age.</w:t>
      </w:r>
      <w:r w:rsidRPr="00E14BE5">
        <w:t xml:space="preserve"> Middle-aged adults in the state’s four largest cities—including Waterbury—were more likely to be admitted to the hospital for heart disease than were seniors ages 65–74 in wealthy communities.</w:t>
      </w:r>
      <w:r w:rsidR="003B58CB">
        <w:t xml:space="preserve"> Local access to evidence-based </w:t>
      </w:r>
      <w:r w:rsidR="00555E28">
        <w:t xml:space="preserve">classes are now an important tool for people managing chronic disease. </w:t>
      </w:r>
    </w:p>
    <w:p w14:paraId="3AEB76DC" w14:textId="77777777" w:rsidR="00555E28" w:rsidRDefault="000F4F18" w:rsidP="00310CB7">
      <w:proofErr w:type="spellStart"/>
      <w:r>
        <w:t>Pomperaug</w:t>
      </w:r>
      <w:proofErr w:type="spellEnd"/>
      <w:r>
        <w:t xml:space="preserve"> Health District offers Live Well Chronic Disease Self-Management and Live Well with Diabetes classes on a periodic basis.  These programs are part of the Connecticut Healthy Living Collective. </w:t>
      </w:r>
    </w:p>
    <w:p w14:paraId="763BA678" w14:textId="77777777" w:rsidR="00613BB1" w:rsidRPr="006D410E" w:rsidRDefault="00F15837" w:rsidP="00B31EE8">
      <w:pPr>
        <w:rPr>
          <w:color w:val="4472C4" w:themeColor="accent1"/>
        </w:rPr>
      </w:pPr>
      <w:commentRangeStart w:id="13"/>
      <w:r>
        <w:t xml:space="preserve">Live </w:t>
      </w:r>
      <w:proofErr w:type="gramStart"/>
      <w:r>
        <w:t>Well</w:t>
      </w:r>
      <w:proofErr w:type="gramEnd"/>
      <w:r>
        <w:t xml:space="preserve"> and Liv</w:t>
      </w:r>
      <w:r w:rsidR="00613BB1">
        <w:t>e Well</w:t>
      </w:r>
      <w:r w:rsidR="00B31EE8">
        <w:t xml:space="preserve"> with Diabetes are evidence-</w:t>
      </w:r>
      <w:r w:rsidR="00613BB1">
        <w:t xml:space="preserve">based workshops that aim to teach participants how to better manage their health issues and improve their overall health.  Live Well focuses on helping patients manage their chronic health conditions ranging from </w:t>
      </w:r>
      <w:r w:rsidR="00B31EE8">
        <w:t>a</w:t>
      </w:r>
      <w:r w:rsidR="00613BB1">
        <w:t xml:space="preserve">rthritis to </w:t>
      </w:r>
      <w:r w:rsidR="00B31EE8">
        <w:t>heart d</w:t>
      </w:r>
      <w:r w:rsidR="00613BB1">
        <w:t xml:space="preserve">isease and living a healthy lifestyle.  Live Well with Diabetes focuses on helping </w:t>
      </w:r>
      <w:commentRangeEnd w:id="13"/>
      <w:r w:rsidR="00B31EE8">
        <w:rPr>
          <w:rStyle w:val="CommentReference"/>
        </w:rPr>
        <w:commentReference w:id="13"/>
      </w:r>
      <w:r w:rsidR="00613BB1">
        <w:t xml:space="preserve">the patients manage their </w:t>
      </w:r>
      <w:r w:rsidR="00B31EE8">
        <w:t>d</w:t>
      </w:r>
      <w:r w:rsidR="00613BB1">
        <w:t>iabetes by teaching nutrition and healthy lif</w:t>
      </w:r>
      <w:r w:rsidR="00B31EE8">
        <w:t xml:space="preserve">estyle.  These workshops are free </w:t>
      </w:r>
      <w:r w:rsidR="00613BB1">
        <w:t>to participant</w:t>
      </w:r>
      <w:r w:rsidR="00B31EE8">
        <w:t>s</w:t>
      </w:r>
      <w:r w:rsidR="00613BB1">
        <w:t xml:space="preserve"> and are he</w:t>
      </w:r>
      <w:r w:rsidR="00B31EE8">
        <w:t>ld</w:t>
      </w:r>
      <w:r w:rsidR="00613BB1">
        <w:t xml:space="preserve"> once per week for six weeks at various community locations.  Live </w:t>
      </w:r>
      <w:proofErr w:type="gramStart"/>
      <w:r w:rsidR="00613BB1">
        <w:t>Well</w:t>
      </w:r>
      <w:proofErr w:type="gramEnd"/>
      <w:r w:rsidR="00613BB1">
        <w:t xml:space="preserve"> and Live Well with Diabetes workshops</w:t>
      </w:r>
      <w:r w:rsidR="00B31EE8">
        <w:t xml:space="preserve"> in English and Spanish will</w:t>
      </w:r>
      <w:r w:rsidR="00613BB1">
        <w:t xml:space="preserve"> soon be offered at </w:t>
      </w:r>
      <w:r w:rsidR="00B31EE8">
        <w:t>more locations in Waterbury.</w:t>
      </w:r>
      <w:r w:rsidR="00613BB1">
        <w:t xml:space="preserve"> </w:t>
      </w:r>
    </w:p>
    <w:p w14:paraId="696E2D8C" w14:textId="77777777" w:rsidR="00D40BDC" w:rsidRPr="006A15F7" w:rsidRDefault="00DF3A4F" w:rsidP="006A15F7">
      <w:pPr>
        <w:pStyle w:val="ListParagraph"/>
        <w:numPr>
          <w:ilvl w:val="0"/>
          <w:numId w:val="7"/>
        </w:numPr>
        <w:rPr>
          <w:color w:val="4472C4" w:themeColor="accent1"/>
        </w:rPr>
      </w:pPr>
      <w:r w:rsidRPr="00DF3A4F">
        <w:rPr>
          <w:noProof/>
          <w:color w:val="4472C4" w:themeColor="accent1"/>
        </w:rPr>
        <w:drawing>
          <wp:anchor distT="0" distB="0" distL="114300" distR="114300" simplePos="0" relativeHeight="251664384" behindDoc="0" locked="0" layoutInCell="1" allowOverlap="1" wp14:anchorId="460A6F5B" wp14:editId="195EC3B0">
            <wp:simplePos x="0" y="0"/>
            <wp:positionH relativeFrom="margin">
              <wp:align>right</wp:align>
            </wp:positionH>
            <wp:positionV relativeFrom="page">
              <wp:posOffset>2861945</wp:posOffset>
            </wp:positionV>
            <wp:extent cx="3436620" cy="34366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R/waterbury/demo_plots/diabetes%20barchart.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436620" cy="3436620"/>
                    </a:xfrm>
                    <a:prstGeom prst="rect">
                      <a:avLst/>
                    </a:prstGeom>
                    <a:noFill/>
                    <a:ln>
                      <a:noFill/>
                    </a:ln>
                  </pic:spPr>
                </pic:pic>
              </a:graphicData>
            </a:graphic>
          </wp:anchor>
        </w:drawing>
      </w:r>
      <w:r w:rsidR="00D40BDC" w:rsidRPr="006A15F7">
        <w:rPr>
          <w:color w:val="4472C4" w:themeColor="accent1"/>
        </w:rPr>
        <w:t>Thirteen pe</w:t>
      </w:r>
      <w:commentRangeStart w:id="14"/>
      <w:r w:rsidR="00D40BDC" w:rsidRPr="006A15F7">
        <w:rPr>
          <w:color w:val="4472C4" w:themeColor="accent1"/>
        </w:rPr>
        <w:t>rcent of adults have asthma, with higher rates in the city.</w:t>
      </w:r>
      <w:commentRangeEnd w:id="14"/>
      <w:r w:rsidR="006D410E">
        <w:rPr>
          <w:rStyle w:val="CommentReference"/>
        </w:rPr>
        <w:commentReference w:id="14"/>
      </w:r>
    </w:p>
    <w:p w14:paraId="42D639B0" w14:textId="77777777" w:rsidR="00D40BDC" w:rsidRDefault="00D40BDC" w:rsidP="00D40BDC"/>
    <w:p w14:paraId="2F6FE902" w14:textId="77777777" w:rsidR="00D40BDC" w:rsidRDefault="00D40BDC">
      <w:pPr>
        <w:widowControl/>
        <w:spacing w:after="0"/>
      </w:pPr>
      <w:r>
        <w:br w:type="page"/>
      </w:r>
    </w:p>
    <w:p w14:paraId="734AC3EC" w14:textId="77777777" w:rsidR="00D40BDC" w:rsidRDefault="00D40BDC" w:rsidP="00D40BDC">
      <w:pPr>
        <w:pStyle w:val="Heading1"/>
      </w:pPr>
      <w:r>
        <w:lastRenderedPageBreak/>
        <w:t>Health risk factors</w:t>
      </w:r>
      <w:r w:rsidR="00AB03AB">
        <w:t xml:space="preserve"> – Pages 10-11</w:t>
      </w:r>
    </w:p>
    <w:p w14:paraId="164B188B" w14:textId="77777777" w:rsidR="00387401" w:rsidRDefault="00085C70" w:rsidP="00B31EE8">
      <w:r>
        <w:t>As is the case with health outcomes, many health risks and barriers to preventive care are distributed unevenly throughout the state and region.</w:t>
      </w:r>
      <w:r w:rsidR="00DC32B2">
        <w:t xml:space="preserve"> The following is a snapshot of how well the region’s residents access medical care and dental care, as well as how many resident currently smoke.  </w:t>
      </w:r>
    </w:p>
    <w:p w14:paraId="59F93DDF" w14:textId="77777777" w:rsidR="00085C70" w:rsidRDefault="003B2D06" w:rsidP="00B31EE8">
      <w:r>
        <w:t>In 2015, l</w:t>
      </w:r>
      <w:r w:rsidR="00DC32B2">
        <w:t>ow-income residents</w:t>
      </w:r>
      <w:r>
        <w:t xml:space="preserve"> (incomes under $30,000) </w:t>
      </w:r>
      <w:r w:rsidR="00085C70">
        <w:t xml:space="preserve">were 3 times more likely to report having delayed or not received medical care they needed within the past year </w:t>
      </w:r>
      <w:r>
        <w:t>compared to</w:t>
      </w:r>
      <w:r w:rsidR="00085C70">
        <w:t xml:space="preserve"> residents with incomes of $100,000 or more.</w:t>
      </w:r>
      <w:r>
        <w:t xml:space="preserve">  </w:t>
      </w:r>
    </w:p>
    <w:p w14:paraId="49C788C0" w14:textId="77777777" w:rsidR="00D40BDC" w:rsidRDefault="00DC32B2" w:rsidP="00B31EE8">
      <w:r>
        <w:t>Access to dental care is an important indicator of overall health.</w:t>
      </w:r>
      <w:r w:rsidR="003B2D06">
        <w:t xml:space="preserve"> Trends in access to dental care mirror other medical care, in that the low-income residents are less likely to receive care.</w:t>
      </w:r>
      <w:r>
        <w:t xml:space="preserve"> </w:t>
      </w:r>
      <w:r w:rsidR="00E14BE5">
        <w:t>About 8 in 10</w:t>
      </w:r>
      <w:r w:rsidR="00D40BDC">
        <w:t xml:space="preserve"> adults in the region </w:t>
      </w:r>
      <w:r w:rsidR="00E14BE5">
        <w:t>received care from</w:t>
      </w:r>
      <w:r w:rsidR="00D40BDC">
        <w:t xml:space="preserve"> a dentist within the past year</w:t>
      </w:r>
      <w:r w:rsidR="00E14BE5">
        <w:t>, but only about 6 in 10 residents with incomes under $30,000 did</w:t>
      </w:r>
      <w:r w:rsidR="00D40BDC">
        <w:t>.</w:t>
      </w:r>
      <w:r>
        <w:t xml:space="preserve"> Lack of access for low-income communities reflects a national trend in dental care shortage due to lack of providers.</w:t>
      </w:r>
      <w:r>
        <w:rPr>
          <w:rStyle w:val="FootnoteReference"/>
        </w:rPr>
        <w:footnoteReference w:id="8"/>
      </w:r>
      <w:r>
        <w:t xml:space="preserve"> Not having access to regular dentist visits can have a negative impact on health and lead to more severe conditions, including pain, infection and tooth loss. </w:t>
      </w:r>
    </w:p>
    <w:p w14:paraId="06D60771" w14:textId="77777777" w:rsidR="00D40BDC" w:rsidRDefault="003B2D06" w:rsidP="00B31EE8">
      <w:r>
        <w:t xml:space="preserve">While other health risk factors in the region show similar trends to the state, </w:t>
      </w:r>
      <w:r w:rsidR="00B31EE8">
        <w:t xml:space="preserve">regionally </w:t>
      </w:r>
      <w:r w:rsidR="00196485">
        <w:t>Greater Waterbury</w:t>
      </w:r>
      <w:r w:rsidR="00D40BDC">
        <w:t xml:space="preserve"> has a 17 </w:t>
      </w:r>
      <w:r w:rsidR="00B31EE8">
        <w:t>percent adult smoking rate; Waterbury’s</w:t>
      </w:r>
      <w:r w:rsidR="00D40BDC">
        <w:t xml:space="preserve"> rate is 25 percent.</w:t>
      </w:r>
      <w:r w:rsidR="00E14BE5">
        <w:t xml:space="preserve"> Both of these rates are higher than the statewide average of 15 percent.</w:t>
      </w:r>
      <w:r w:rsidR="00DC32B2">
        <w:t xml:space="preserve"> Research shows that on average, smokers die 10 years earlier than nonsmokers and has a real economic impact on communities.</w:t>
      </w:r>
      <w:r w:rsidR="00DC32B2">
        <w:rPr>
          <w:rStyle w:val="FootnoteReference"/>
        </w:rPr>
        <w:footnoteReference w:id="9"/>
      </w:r>
      <w:r w:rsidR="00DC32B2">
        <w:t xml:space="preserve"> Recognizing the negative impact on the City of Waterbury, the Greater Waterbury Health Partnership has explored the expansion of tobacco and smoke free areas in public parks and community spaces as one way to curb negative effects on the community. </w:t>
      </w:r>
    </w:p>
    <w:p w14:paraId="5BE83DC9" w14:textId="77777777" w:rsidR="009F0B78" w:rsidRDefault="008D39E2" w:rsidP="00B31EE8">
      <w:r>
        <w:t>The Greater Waterbury Region relates in many ways to the rest of the State of Connecticut.  In order to improve the health of Greater Waterbury residents, efforts are being made to develop and implement programs geared toward health education and health access within the region.</w:t>
      </w:r>
      <w:r w:rsidR="00C0346F">
        <w:t xml:space="preserve">  The endeavor made to support and implement health programming will be done in an effort to decrease health risk factors and increase health education of Greater Waterbury residents which will lead to a healthier community for all. </w:t>
      </w:r>
    </w:p>
    <w:p w14:paraId="779729A6" w14:textId="77777777" w:rsidR="00D40BDC" w:rsidRDefault="00545D58">
      <w:pPr>
        <w:widowControl/>
        <w:spacing w:after="0"/>
      </w:pPr>
      <w:r>
        <w:rPr>
          <w:noProof/>
        </w:rPr>
        <w:lastRenderedPageBreak/>
        <w:drawing>
          <wp:anchor distT="0" distB="0" distL="114300" distR="114300" simplePos="0" relativeHeight="251666432" behindDoc="0" locked="0" layoutInCell="1" allowOverlap="1" wp14:anchorId="6385F14E" wp14:editId="24872A49">
            <wp:simplePos x="0" y="0"/>
            <wp:positionH relativeFrom="margin">
              <wp:align>left</wp:align>
            </wp:positionH>
            <wp:positionV relativeFrom="margin">
              <wp:align>bottom</wp:align>
            </wp:positionV>
            <wp:extent cx="5074920" cy="4232275"/>
            <wp:effectExtent l="0" t="0" r="5080" b="9525"/>
            <wp:wrapSquare wrapText="bothSides"/>
            <wp:docPr id="12" name="Picture 12" descr="../../../_R/waterbury/demo_plots/annual%20checkup%20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R/waterbury/demo_plots/annual%20checkup%20ma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74920" cy="4232275"/>
                    </a:xfrm>
                    <a:prstGeom prst="rect">
                      <a:avLst/>
                    </a:prstGeom>
                    <a:noFill/>
                    <a:ln>
                      <a:noFill/>
                    </a:ln>
                  </pic:spPr>
                </pic:pic>
              </a:graphicData>
            </a:graphic>
          </wp:anchor>
        </w:drawing>
      </w:r>
    </w:p>
    <w:p w14:paraId="7D25B924" w14:textId="77777777" w:rsidR="00D40BDC" w:rsidRDefault="004C36D8" w:rsidP="00D40BDC">
      <w:pPr>
        <w:pStyle w:val="Heading1"/>
      </w:pPr>
      <w:r>
        <w:rPr>
          <w:noProof/>
        </w:rPr>
        <w:lastRenderedPageBreak/>
        <mc:AlternateContent>
          <mc:Choice Requires="wpg">
            <w:drawing>
              <wp:anchor distT="0" distB="0" distL="114300" distR="114300" simplePos="0" relativeHeight="251672576" behindDoc="0" locked="0" layoutInCell="1" allowOverlap="1" wp14:anchorId="706DEA0A" wp14:editId="43B87253">
                <wp:simplePos x="0" y="0"/>
                <wp:positionH relativeFrom="column">
                  <wp:posOffset>-3175</wp:posOffset>
                </wp:positionH>
                <wp:positionV relativeFrom="paragraph">
                  <wp:posOffset>312420</wp:posOffset>
                </wp:positionV>
                <wp:extent cx="6400800" cy="6649720"/>
                <wp:effectExtent l="0" t="0" r="0" b="0"/>
                <wp:wrapSquare wrapText="bothSides"/>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0800" cy="6649720"/>
                          <a:chOff x="0" y="0"/>
                          <a:chExt cx="6400800" cy="6649656"/>
                        </a:xfrm>
                      </wpg:grpSpPr>
                      <pic:pic xmlns:pic="http://schemas.openxmlformats.org/drawingml/2006/picture">
                        <pic:nvPicPr>
                          <pic:cNvPr id="5" name="Picture 1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pic:pic xmlns:pic="http://schemas.openxmlformats.org/drawingml/2006/picture">
                        <pic:nvPicPr>
                          <pic:cNvPr id="17" name="Picture 1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3449256"/>
                            <a:ext cx="6400800" cy="3200400"/>
                          </a:xfrm>
                          <a:prstGeom prst="rect">
                            <a:avLst/>
                          </a:prstGeom>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1BA2350E" id="Group 18" o:spid="_x0000_s1026" style="position:absolute;margin-left:-.25pt;margin-top:24.6pt;width:7in;height:523.6pt;z-index:251672576" coordsize="64008,66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64008;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">
                  <v:imagedata r:id="rId27" o:title=""/>
                  <v:path arrowok="t"/>
                </v:shape>
                <v:shape id="Picture 17" o:spid="_x0000_s1028" type="#_x0000_t75" style="position:absolute;top:34492;width:64008;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">
                  <v:imagedata r:id="rId28" o:title=""/>
                  <v:path arrowok="t"/>
                </v:shape>
                <w10:wrap type="square"/>
              </v:group>
            </w:pict>
          </mc:Fallback>
        </mc:AlternateContent>
      </w:r>
      <w:r w:rsidR="00D40BDC">
        <w:t xml:space="preserve">Health risk factors </w:t>
      </w:r>
      <w:r w:rsidR="00E14BE5">
        <w:t>(</w:t>
      </w:r>
      <w:r w:rsidR="00D40BDC">
        <w:t>con</w:t>
      </w:r>
      <w:r w:rsidR="00E14BE5">
        <w:t>tinued)</w:t>
      </w:r>
    </w:p>
    <w:p w14:paraId="2B3C9363" w14:textId="77777777" w:rsidR="00D40BDC" w:rsidRDefault="00D40BDC" w:rsidP="00545D58"/>
    <w:p w14:paraId="4DEF19CD" w14:textId="77777777" w:rsidR="00D40BDC" w:rsidRDefault="00D40BDC">
      <w:pPr>
        <w:widowControl/>
        <w:spacing w:after="0"/>
      </w:pPr>
      <w:r>
        <w:br w:type="page"/>
      </w:r>
    </w:p>
    <w:p w14:paraId="68BDA955" w14:textId="77777777" w:rsidR="00D40BDC" w:rsidRDefault="00D40BDC" w:rsidP="00D40BDC">
      <w:pPr>
        <w:pStyle w:val="Heading1"/>
      </w:pPr>
      <w:r>
        <w:lastRenderedPageBreak/>
        <w:t>Back cover</w:t>
      </w:r>
      <w:r w:rsidR="00AB03AB">
        <w:t xml:space="preserve"> – Page 12</w:t>
      </w:r>
    </w:p>
    <w:p w14:paraId="4F16163E" w14:textId="77777777" w:rsidR="00D40BDC" w:rsidRDefault="00EC7044" w:rsidP="00EC7044">
      <w:r>
        <w:t>Sources:</w:t>
      </w:r>
    </w:p>
    <w:p w14:paraId="1D6025BD" w14:textId="77777777" w:rsidR="00196485" w:rsidRDefault="00196485" w:rsidP="00EC7044">
      <w:pPr>
        <w:pStyle w:val="ListParagraph"/>
        <w:numPr>
          <w:ilvl w:val="0"/>
          <w:numId w:val="7"/>
        </w:numPr>
      </w:pPr>
      <w:r>
        <w:t>2-1-1 Child Care Connecticut, Annual Child Care Capacity, Availability, and Enrollment Survey 2016</w:t>
      </w:r>
    </w:p>
    <w:p w14:paraId="0C9475A4" w14:textId="77777777" w:rsidR="00FB1B26" w:rsidRDefault="00FB1B26" w:rsidP="00EC7044">
      <w:pPr>
        <w:pStyle w:val="ListParagraph"/>
        <w:numPr>
          <w:ilvl w:val="0"/>
          <w:numId w:val="7"/>
        </w:numPr>
      </w:pPr>
      <w:r>
        <w:t xml:space="preserve">2015 </w:t>
      </w:r>
      <w:proofErr w:type="spellStart"/>
      <w:r>
        <w:t>DataHaven</w:t>
      </w:r>
      <w:proofErr w:type="spellEnd"/>
      <w:r>
        <w:t xml:space="preserve"> Community Wellbeing Survey</w:t>
      </w:r>
    </w:p>
    <w:p w14:paraId="3671CDF9" w14:textId="77777777" w:rsidR="00FB1B26" w:rsidRDefault="00FB1B26" w:rsidP="00EC7044">
      <w:pPr>
        <w:pStyle w:val="ListParagraph"/>
        <w:numPr>
          <w:ilvl w:val="0"/>
          <w:numId w:val="7"/>
        </w:numPr>
      </w:pPr>
      <w:r>
        <w:t>Bureau of Labor Statistics, Quarterly Census of Employment and Wages</w:t>
      </w:r>
    </w:p>
    <w:p w14:paraId="46F7A88A" w14:textId="77777777" w:rsidR="00FB1B26" w:rsidRPr="00EC7044" w:rsidRDefault="00FB1B26" w:rsidP="00EC7044">
      <w:pPr>
        <w:pStyle w:val="ListParagraph"/>
        <w:numPr>
          <w:ilvl w:val="0"/>
          <w:numId w:val="7"/>
        </w:numPr>
      </w:pPr>
      <w:r>
        <w:t>Centers for Disease Control and Prevention, Behavioral Risk Factor Surveillance System</w:t>
      </w:r>
    </w:p>
    <w:p w14:paraId="2609A33B" w14:textId="77777777" w:rsidR="00FB1B26" w:rsidRDefault="00FB1B26" w:rsidP="00EC7044">
      <w:pPr>
        <w:pStyle w:val="ListParagraph"/>
        <w:numPr>
          <w:ilvl w:val="0"/>
          <w:numId w:val="7"/>
        </w:numPr>
      </w:pPr>
      <w:r>
        <w:t>Connecticut Department of Public Health, Years of Potential Life Lost</w:t>
      </w:r>
    </w:p>
    <w:p w14:paraId="5AC7D3E4" w14:textId="77777777" w:rsidR="000727C3" w:rsidRDefault="000727C3" w:rsidP="00EC7044">
      <w:pPr>
        <w:pStyle w:val="ListParagraph"/>
        <w:numPr>
          <w:ilvl w:val="0"/>
          <w:numId w:val="7"/>
        </w:numPr>
      </w:pPr>
      <w:r>
        <w:t>Connecticut Office of the Chief Medical Examiner, Accidental Drug Related Deaths 2012-June 2017</w:t>
      </w:r>
    </w:p>
    <w:p w14:paraId="3F18BA47" w14:textId="77777777" w:rsidR="00FB1B26" w:rsidRDefault="00FB1B26" w:rsidP="00EC7044">
      <w:pPr>
        <w:pStyle w:val="ListParagraph"/>
        <w:numPr>
          <w:ilvl w:val="0"/>
          <w:numId w:val="7"/>
        </w:numPr>
      </w:pPr>
      <w:r>
        <w:t>Connecticut State Data Center, 2015 to 2040 Population Projections for Connecticut</w:t>
      </w:r>
    </w:p>
    <w:p w14:paraId="32AF1793" w14:textId="77777777" w:rsidR="00FB1B26" w:rsidRDefault="00FB1B26" w:rsidP="00EC7044">
      <w:pPr>
        <w:pStyle w:val="ListParagraph"/>
        <w:numPr>
          <w:ilvl w:val="0"/>
          <w:numId w:val="7"/>
        </w:numPr>
      </w:pPr>
      <w:r>
        <w:t xml:space="preserve">Connecticut State Department of Education, </w:t>
      </w:r>
      <w:proofErr w:type="spellStart"/>
      <w:r>
        <w:t>EdSight</w:t>
      </w:r>
      <w:proofErr w:type="spellEnd"/>
    </w:p>
    <w:p w14:paraId="02283DD2" w14:textId="77777777" w:rsidR="00FB1B26" w:rsidRDefault="00FB1B26" w:rsidP="00EC7044">
      <w:pPr>
        <w:pStyle w:val="ListParagraph"/>
        <w:numPr>
          <w:ilvl w:val="0"/>
          <w:numId w:val="7"/>
        </w:numPr>
      </w:pPr>
      <w:r>
        <w:t>US Census Bureau, 2000 and 2010 Decennial Census</w:t>
      </w:r>
    </w:p>
    <w:p w14:paraId="5CD8457A" w14:textId="77777777" w:rsidR="00FB1B26" w:rsidRDefault="00FB1B26" w:rsidP="00EC7044">
      <w:pPr>
        <w:pStyle w:val="ListParagraph"/>
        <w:numPr>
          <w:ilvl w:val="0"/>
          <w:numId w:val="7"/>
        </w:numPr>
      </w:pPr>
      <w:r>
        <w:t>US Census Bureau, American Community Survey 2015 5-year estimates</w:t>
      </w:r>
    </w:p>
    <w:p w14:paraId="6FEE4F42" w14:textId="77777777" w:rsidR="00DD2A8F" w:rsidRDefault="00DD2A8F" w:rsidP="00EC7044">
      <w:pPr>
        <w:pStyle w:val="ListParagraph"/>
        <w:numPr>
          <w:ilvl w:val="0"/>
          <w:numId w:val="7"/>
        </w:numPr>
      </w:pPr>
      <w:r>
        <w:t>US Census Bureau, Longitudinal Employer-Household Dynamics Origin-Destination Employment Statistics</w:t>
      </w:r>
    </w:p>
    <w:sectPr w:rsidR="00DD2A8F" w:rsidSect="00911AFF">
      <w:pgSz w:w="12240" w:h="15840"/>
      <w:pgMar w:top="1440" w:right="1080" w:bottom="1440" w:left="1080" w:header="720" w:footer="720"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Camille Seaberry" w:date="2017-10-05T11:01:00Z" w:initials="CS">
    <w:p w14:paraId="1B47DC88" w14:textId="77777777" w:rsidR="00A1753A" w:rsidRDefault="00A1753A">
      <w:pPr>
        <w:pStyle w:val="CommentText"/>
      </w:pPr>
      <w:r>
        <w:rPr>
          <w:rStyle w:val="CommentReference"/>
        </w:rPr>
        <w:annotationRef/>
      </w:r>
      <w:r>
        <w:t xml:space="preserve">Text in blue denotes </w:t>
      </w:r>
      <w:r w:rsidR="00635B14">
        <w:t xml:space="preserve">potential </w:t>
      </w:r>
      <w:r>
        <w:t>pullouts / bullets</w:t>
      </w:r>
    </w:p>
  </w:comment>
  <w:comment w:id="6" w:author="Ellen Carter" w:date="2017-10-12T10:15:00Z" w:initials="EC">
    <w:p w14:paraId="2EE41ACF" w14:textId="77777777" w:rsidR="004B7CDE" w:rsidRDefault="004B7CDE">
      <w:pPr>
        <w:pStyle w:val="CommentText"/>
      </w:pPr>
      <w:r>
        <w:rPr>
          <w:rStyle w:val="CommentReference"/>
        </w:rPr>
        <w:annotationRef/>
      </w:r>
      <w:r>
        <w:t xml:space="preserve">Can you include a map of Waterbury census track or </w:t>
      </w:r>
      <w:r w:rsidR="00B31EE8">
        <w:t>zip codes</w:t>
      </w:r>
      <w:r>
        <w:t xml:space="preserve"> that visually reflects the segregation of neighborhoods? Either by race, income or both? </w:t>
      </w:r>
    </w:p>
  </w:comment>
  <w:comment w:id="7" w:author="Ellen Carter" w:date="2018-05-10T12:07:00Z" w:initials="EC">
    <w:p w14:paraId="7FE54306" w14:textId="77777777" w:rsidR="00C24308" w:rsidRDefault="00C24308">
      <w:pPr>
        <w:pStyle w:val="CommentText"/>
      </w:pPr>
      <w:r>
        <w:rPr>
          <w:rStyle w:val="CommentReference"/>
        </w:rPr>
        <w:annotationRef/>
      </w:r>
      <w:r>
        <w:t>Reword- are you trying to say who is low-income?</w:t>
      </w:r>
    </w:p>
  </w:comment>
  <w:comment w:id="8" w:author="Ellen Carter" w:date="2017-10-12T10:22:00Z" w:initials="EC">
    <w:p w14:paraId="1949367E" w14:textId="77777777" w:rsidR="009D2BB9" w:rsidRDefault="009D2BB9">
      <w:pPr>
        <w:pStyle w:val="CommentText"/>
      </w:pPr>
      <w:r>
        <w:rPr>
          <w:rStyle w:val="CommentReference"/>
        </w:rPr>
        <w:annotationRef/>
      </w:r>
      <w:r>
        <w:t xml:space="preserve">Important to call out the childhood poverty rate of Waterbury. </w:t>
      </w:r>
    </w:p>
  </w:comment>
  <w:comment w:id="9" w:author="Ellen Carter" w:date="2017-10-12T13:06:00Z" w:initials="EC">
    <w:p w14:paraId="28BC3640" w14:textId="77777777" w:rsidR="00C91A41" w:rsidRDefault="00C91A41">
      <w:pPr>
        <w:pStyle w:val="CommentText"/>
      </w:pPr>
      <w:r>
        <w:rPr>
          <w:rStyle w:val="CommentReference"/>
        </w:rPr>
        <w:annotationRef/>
      </w:r>
      <w:r>
        <w:t xml:space="preserve">Does it make sense to have transportation stats near employment? Because they are so interrelated? </w:t>
      </w:r>
    </w:p>
  </w:comment>
  <w:comment w:id="10" w:author="Ellen Carter" w:date="2017-10-12T10:38:00Z" w:initials="EC">
    <w:p w14:paraId="5779EABF" w14:textId="77777777" w:rsidR="00DE5B4C" w:rsidRDefault="00DE5B4C">
      <w:pPr>
        <w:pStyle w:val="CommentText"/>
      </w:pPr>
      <w:r>
        <w:rPr>
          <w:rStyle w:val="CommentReference"/>
        </w:rPr>
        <w:annotationRef/>
      </w:r>
      <w:r>
        <w:t xml:space="preserve">Again call out Waterbury- which has a higher unemployment rate? </w:t>
      </w:r>
    </w:p>
    <w:p w14:paraId="7B2F95BF" w14:textId="77777777" w:rsidR="00DE5B4C" w:rsidRDefault="00DE5B4C">
      <w:pPr>
        <w:pStyle w:val="CommentText"/>
      </w:pPr>
    </w:p>
  </w:comment>
  <w:comment w:id="11" w:author="Ellen Carter" w:date="2018-05-10T12:09:00Z" w:initials="EC">
    <w:p w14:paraId="6B90C3F5" w14:textId="77777777" w:rsidR="00C24308" w:rsidRDefault="00C24308">
      <w:pPr>
        <w:pStyle w:val="CommentText"/>
      </w:pPr>
      <w:r>
        <w:rPr>
          <w:rStyle w:val="CommentReference"/>
        </w:rPr>
        <w:annotationRef/>
      </w:r>
      <w:r>
        <w:t>Call out box on this program?</w:t>
      </w:r>
    </w:p>
  </w:comment>
  <w:comment w:id="13" w:author="Ellen Carter" w:date="2018-05-10T12:28:00Z" w:initials="EC">
    <w:p w14:paraId="2BBA8CB6" w14:textId="77777777" w:rsidR="00B31EE8" w:rsidRDefault="00B31EE8">
      <w:pPr>
        <w:pStyle w:val="CommentText"/>
      </w:pPr>
      <w:r>
        <w:rPr>
          <w:rStyle w:val="CommentReference"/>
        </w:rPr>
        <w:annotationRef/>
      </w:r>
      <w:r>
        <w:t>Call out box in report</w:t>
      </w:r>
    </w:p>
    <w:p w14:paraId="2EB4DB97" w14:textId="77777777" w:rsidR="00B31EE8" w:rsidRDefault="00B31EE8">
      <w:pPr>
        <w:pStyle w:val="CommentText"/>
      </w:pPr>
    </w:p>
  </w:comment>
  <w:comment w:id="14" w:author="Ellen Carter" w:date="2017-10-13T10:39:00Z" w:initials="EC">
    <w:p w14:paraId="6B58EF8B" w14:textId="77777777" w:rsidR="006D410E" w:rsidRDefault="006D410E">
      <w:pPr>
        <w:pStyle w:val="CommentText"/>
      </w:pPr>
      <w:r>
        <w:rPr>
          <w:rStyle w:val="CommentReference"/>
        </w:rPr>
        <w:annotationRef/>
      </w:r>
      <w:r>
        <w:t>List the percentage for Waterbury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47DC88" w15:done="0"/>
  <w15:commentEx w15:paraId="2EE41ACF" w15:done="0"/>
  <w15:commentEx w15:paraId="7FE54306" w15:done="0"/>
  <w15:commentEx w15:paraId="1949367E" w15:done="0"/>
  <w15:commentEx w15:paraId="28BC3640" w15:done="0"/>
  <w15:commentEx w15:paraId="7B2F95BF" w15:done="0"/>
  <w15:commentEx w15:paraId="6B90C3F5" w15:done="0"/>
  <w15:commentEx w15:paraId="2EB4DB97" w15:done="0"/>
  <w15:commentEx w15:paraId="6B58EF8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3C1DC" w14:textId="77777777" w:rsidR="008E605D" w:rsidRDefault="008E605D" w:rsidP="004B7CDE">
      <w:pPr>
        <w:spacing w:after="0"/>
      </w:pPr>
      <w:r>
        <w:separator/>
      </w:r>
    </w:p>
  </w:endnote>
  <w:endnote w:type="continuationSeparator" w:id="0">
    <w:p w14:paraId="7F209140" w14:textId="77777777" w:rsidR="008E605D" w:rsidRDefault="008E605D" w:rsidP="004B7C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D715BA" w14:textId="77777777" w:rsidR="008E605D" w:rsidRDefault="008E605D" w:rsidP="004B7CDE">
      <w:pPr>
        <w:spacing w:after="0"/>
      </w:pPr>
      <w:r>
        <w:separator/>
      </w:r>
    </w:p>
  </w:footnote>
  <w:footnote w:type="continuationSeparator" w:id="0">
    <w:p w14:paraId="3D1B40BD" w14:textId="77777777" w:rsidR="008E605D" w:rsidRDefault="008E605D" w:rsidP="004B7CDE">
      <w:pPr>
        <w:spacing w:after="0"/>
      </w:pPr>
      <w:r>
        <w:continuationSeparator/>
      </w:r>
    </w:p>
  </w:footnote>
  <w:footnote w:id="1">
    <w:p w14:paraId="304D6AB8" w14:textId="77777777" w:rsidR="004B7CDE" w:rsidRDefault="004B7CDE">
      <w:pPr>
        <w:pStyle w:val="FootnoteText"/>
      </w:pPr>
      <w:ins w:id="4" w:author="Ellen Carter" w:date="2017-10-12T10:13:00Z">
        <w:r>
          <w:rPr>
            <w:rStyle w:val="FootnoteReference"/>
          </w:rPr>
          <w:footnoteRef/>
        </w:r>
        <w:r>
          <w:t xml:space="preserve"> </w:t>
        </w:r>
      </w:ins>
      <w:ins w:id="5" w:author="Ellen Carter" w:date="2017-10-12T10:14:00Z">
        <w:r w:rsidRPr="004B7CDE">
          <w:t>http://www.countyhealthrankings.org/our-approach/health-factors</w:t>
        </w:r>
      </w:ins>
    </w:p>
  </w:footnote>
  <w:footnote w:id="2">
    <w:p w14:paraId="2503DA14" w14:textId="77777777" w:rsidR="00514A75" w:rsidRDefault="00514A75">
      <w:pPr>
        <w:pStyle w:val="FootnoteText"/>
      </w:pPr>
      <w:r>
        <w:rPr>
          <w:rStyle w:val="FootnoteReference"/>
        </w:rPr>
        <w:footnoteRef/>
      </w:r>
      <w:r>
        <w:t xml:space="preserve"> </w:t>
      </w:r>
      <w:r w:rsidRPr="00514A75">
        <w:t>https://www.rwjf.org/content/dam/farm/reports/issue_briefs/2011/rwjf70451</w:t>
      </w:r>
    </w:p>
  </w:footnote>
  <w:footnote w:id="3">
    <w:p w14:paraId="1FD204D0" w14:textId="77777777" w:rsidR="00397E94" w:rsidRDefault="00397E94">
      <w:pPr>
        <w:pStyle w:val="FootnoteText"/>
      </w:pPr>
      <w:r>
        <w:rPr>
          <w:rStyle w:val="FootnoteReference"/>
        </w:rPr>
        <w:footnoteRef/>
      </w:r>
      <w:r>
        <w:t xml:space="preserve"> Ibid</w:t>
      </w:r>
    </w:p>
  </w:footnote>
  <w:footnote w:id="4">
    <w:p w14:paraId="570F6758" w14:textId="77777777" w:rsidR="002B3208" w:rsidRDefault="002B3208">
      <w:pPr>
        <w:pStyle w:val="FootnoteText"/>
      </w:pPr>
      <w:r>
        <w:rPr>
          <w:rStyle w:val="FootnoteReference"/>
        </w:rPr>
        <w:footnoteRef/>
      </w:r>
      <w:r>
        <w:t xml:space="preserve"> </w:t>
      </w:r>
      <w:hyperlink r:id="rId1" w:history="1">
        <w:r w:rsidRPr="005C3A50">
          <w:rPr>
            <w:rStyle w:val="Hyperlink"/>
          </w:rPr>
          <w:t>https://www.rwjf.org/content/dam/farm/reports/issue_briefs/2011/rwjf70447</w:t>
        </w:r>
      </w:hyperlink>
      <w:r>
        <w:t xml:space="preserve"> </w:t>
      </w:r>
    </w:p>
  </w:footnote>
  <w:footnote w:id="5">
    <w:p w14:paraId="04FC7543" w14:textId="77777777" w:rsidR="006A52B4" w:rsidRDefault="006A52B4">
      <w:pPr>
        <w:pStyle w:val="FootnoteText"/>
      </w:pPr>
      <w:r>
        <w:rPr>
          <w:rStyle w:val="FootnoteReference"/>
        </w:rPr>
        <w:footnoteRef/>
      </w:r>
      <w:r>
        <w:t xml:space="preserve"> Childcare Enrollment and Accessibility in Waterbury, 2016, prepared by </w:t>
      </w:r>
      <w:proofErr w:type="spellStart"/>
      <w:r>
        <w:t>DataHaven</w:t>
      </w:r>
      <w:proofErr w:type="spellEnd"/>
    </w:p>
  </w:footnote>
  <w:footnote w:id="6">
    <w:p w14:paraId="642B3A18" w14:textId="77777777" w:rsidR="00ED6E39" w:rsidRPr="00F51653" w:rsidRDefault="00ED6E39">
      <w:pPr>
        <w:pStyle w:val="FootnoteText"/>
      </w:pPr>
      <w:r>
        <w:rPr>
          <w:rStyle w:val="FootnoteReference"/>
        </w:rPr>
        <w:footnoteRef/>
      </w:r>
      <w:r w:rsidR="00CB7642">
        <w:t xml:space="preserve"> Connecticut State Department of Education, </w:t>
      </w:r>
      <w:r w:rsidR="00CB7642">
        <w:rPr>
          <w:i/>
        </w:rPr>
        <w:t xml:space="preserve">District Profile and Performance Report for School Year 2015-2016, </w:t>
      </w:r>
      <w:r w:rsidR="00CB7642">
        <w:t>Waterbury School District, CERC Town Profile (</w:t>
      </w:r>
      <w:r w:rsidR="00CB7642" w:rsidRPr="00CB7642">
        <w:t>http://profiles.ctdata.org/profiles/</w:t>
      </w:r>
      <w:r w:rsidR="00CB7642">
        <w:t xml:space="preserve">) </w:t>
      </w:r>
    </w:p>
  </w:footnote>
  <w:footnote w:id="7">
    <w:p w14:paraId="696091BE" w14:textId="77777777" w:rsidR="009E18FF" w:rsidRDefault="009E18FF">
      <w:pPr>
        <w:pStyle w:val="FootnoteText"/>
      </w:pPr>
      <w:r>
        <w:rPr>
          <w:rStyle w:val="FootnoteReference"/>
        </w:rPr>
        <w:footnoteRef/>
      </w:r>
      <w:r>
        <w:t xml:space="preserve"> </w:t>
      </w:r>
      <w:hyperlink r:id="rId2" w:history="1">
        <w:r w:rsidRPr="00C831A4">
          <w:rPr>
            <w:rStyle w:val="Hyperlink"/>
          </w:rPr>
          <w:t>https://www.rwjf.org/en/library/research/2014/01/education--it-matters-more-to-health-than-ever-before.html</w:t>
        </w:r>
      </w:hyperlink>
      <w:r>
        <w:t xml:space="preserve"> </w:t>
      </w:r>
    </w:p>
  </w:footnote>
  <w:footnote w:id="8">
    <w:p w14:paraId="38C41CDC" w14:textId="77777777" w:rsidR="00DC32B2" w:rsidRDefault="00DC32B2">
      <w:pPr>
        <w:pStyle w:val="FootnoteText"/>
      </w:pPr>
      <w:r>
        <w:rPr>
          <w:rStyle w:val="FootnoteReference"/>
        </w:rPr>
        <w:footnoteRef/>
      </w:r>
      <w:r>
        <w:t xml:space="preserve"> </w:t>
      </w:r>
      <w:hyperlink r:id="rId3" w:history="1">
        <w:r w:rsidRPr="00C831A4">
          <w:rPr>
            <w:rStyle w:val="Hyperlink"/>
          </w:rPr>
          <w:t>http://www.countyhealthrankings.org/measure/dentists</w:t>
        </w:r>
      </w:hyperlink>
      <w:r>
        <w:t xml:space="preserve"> </w:t>
      </w:r>
    </w:p>
  </w:footnote>
  <w:footnote w:id="9">
    <w:p w14:paraId="569400E8" w14:textId="77777777" w:rsidR="00DC32B2" w:rsidRDefault="00DC32B2">
      <w:pPr>
        <w:pStyle w:val="FootnoteText"/>
      </w:pPr>
      <w:r>
        <w:rPr>
          <w:rStyle w:val="FootnoteReference"/>
        </w:rPr>
        <w:footnoteRef/>
      </w:r>
      <w:r>
        <w:t xml:space="preserve"> </w:t>
      </w:r>
      <w:hyperlink r:id="rId4" w:history="1">
        <w:r w:rsidRPr="00C831A4">
          <w:rPr>
            <w:rStyle w:val="Hyperlink"/>
          </w:rPr>
          <w:t>http://www.countyhealthrankings.org/our-approach/health-factors/tobacco-use</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D1D4B"/>
    <w:multiLevelType w:val="hybridMultilevel"/>
    <w:tmpl w:val="FEEC4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B55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CD5727C"/>
    <w:multiLevelType w:val="hybridMultilevel"/>
    <w:tmpl w:val="3544C248"/>
    <w:numStyleLink w:val="ImportedStyle3"/>
  </w:abstractNum>
  <w:abstractNum w:abstractNumId="3" w15:restartNumberingAfterBreak="0">
    <w:nsid w:val="0FD3496E"/>
    <w:multiLevelType w:val="hybridMultilevel"/>
    <w:tmpl w:val="85D83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D7875"/>
    <w:multiLevelType w:val="hybridMultilevel"/>
    <w:tmpl w:val="0EBEE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35DEF"/>
    <w:multiLevelType w:val="hybridMultilevel"/>
    <w:tmpl w:val="D77A0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664CC"/>
    <w:multiLevelType w:val="multilevel"/>
    <w:tmpl w:val="EF984CF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7" w15:restartNumberingAfterBreak="0">
    <w:nsid w:val="30072EA4"/>
    <w:multiLevelType w:val="hybridMultilevel"/>
    <w:tmpl w:val="84C01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0139E"/>
    <w:multiLevelType w:val="hybridMultilevel"/>
    <w:tmpl w:val="BCA80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667DA0"/>
    <w:multiLevelType w:val="hybridMultilevel"/>
    <w:tmpl w:val="D9F67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211"/>
    <w:multiLevelType w:val="hybridMultilevel"/>
    <w:tmpl w:val="D5A83124"/>
    <w:numStyleLink w:val="ImportedStyle1"/>
  </w:abstractNum>
  <w:abstractNum w:abstractNumId="11" w15:restartNumberingAfterBreak="0">
    <w:nsid w:val="3D4304C0"/>
    <w:multiLevelType w:val="hybridMultilevel"/>
    <w:tmpl w:val="D5A83124"/>
    <w:styleLink w:val="ImportedStyle1"/>
    <w:lvl w:ilvl="0" w:tplc="99E4509E">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52AE2A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7CAB70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5364200">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9DEC55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AF4BF4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74A0F90">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92679E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C52A66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44133C7F"/>
    <w:multiLevelType w:val="hybridMultilevel"/>
    <w:tmpl w:val="51F8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941C14"/>
    <w:multiLevelType w:val="hybridMultilevel"/>
    <w:tmpl w:val="960AA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4B581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0395678"/>
    <w:multiLevelType w:val="hybridMultilevel"/>
    <w:tmpl w:val="19AA0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D13C11"/>
    <w:multiLevelType w:val="hybridMultilevel"/>
    <w:tmpl w:val="3544C248"/>
    <w:styleLink w:val="ImportedStyle3"/>
    <w:lvl w:ilvl="0" w:tplc="CAEA1488">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D0AAD1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FF67F2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EDA4FE0">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6B8935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3763EE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F06D76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4E4840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D2E169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6316199C"/>
    <w:multiLevelType w:val="hybridMultilevel"/>
    <w:tmpl w:val="B222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2E15AB"/>
    <w:multiLevelType w:val="hybridMultilevel"/>
    <w:tmpl w:val="5FEC4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ED2180"/>
    <w:multiLevelType w:val="hybridMultilevel"/>
    <w:tmpl w:val="B47C9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0975A7"/>
    <w:multiLevelType w:val="hybridMultilevel"/>
    <w:tmpl w:val="0C4C39CC"/>
    <w:numStyleLink w:val="ImportedStyle2"/>
  </w:abstractNum>
  <w:abstractNum w:abstractNumId="21" w15:restartNumberingAfterBreak="0">
    <w:nsid w:val="73BB1A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70F4E13"/>
    <w:multiLevelType w:val="hybridMultilevel"/>
    <w:tmpl w:val="31D62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BF6AEB"/>
    <w:multiLevelType w:val="hybridMultilevel"/>
    <w:tmpl w:val="0C4C39CC"/>
    <w:styleLink w:val="ImportedStyle2"/>
    <w:lvl w:ilvl="0" w:tplc="D6480F9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A46764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3EA7DE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1349B06">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192A8C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9CC22A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8BC5DB0">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2E8E1E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58782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6"/>
  </w:num>
  <w:num w:numId="2">
    <w:abstractNumId w:val="21"/>
  </w:num>
  <w:num w:numId="3">
    <w:abstractNumId w:val="1"/>
  </w:num>
  <w:num w:numId="4">
    <w:abstractNumId w:val="14"/>
  </w:num>
  <w:num w:numId="5">
    <w:abstractNumId w:val="5"/>
  </w:num>
  <w:num w:numId="6">
    <w:abstractNumId w:val="7"/>
  </w:num>
  <w:num w:numId="7">
    <w:abstractNumId w:val="0"/>
  </w:num>
  <w:num w:numId="8">
    <w:abstractNumId w:val="8"/>
  </w:num>
  <w:num w:numId="9">
    <w:abstractNumId w:val="11"/>
  </w:num>
  <w:num w:numId="10">
    <w:abstractNumId w:val="10"/>
  </w:num>
  <w:num w:numId="11">
    <w:abstractNumId w:val="23"/>
  </w:num>
  <w:num w:numId="12">
    <w:abstractNumId w:val="20"/>
  </w:num>
  <w:num w:numId="13">
    <w:abstractNumId w:val="16"/>
  </w:num>
  <w:num w:numId="14">
    <w:abstractNumId w:val="2"/>
  </w:num>
  <w:num w:numId="15">
    <w:abstractNumId w:val="15"/>
  </w:num>
  <w:num w:numId="16">
    <w:abstractNumId w:val="22"/>
  </w:num>
  <w:num w:numId="17">
    <w:abstractNumId w:val="17"/>
  </w:num>
  <w:num w:numId="18">
    <w:abstractNumId w:val="9"/>
  </w:num>
  <w:num w:numId="19">
    <w:abstractNumId w:val="12"/>
  </w:num>
  <w:num w:numId="20">
    <w:abstractNumId w:val="18"/>
  </w:num>
  <w:num w:numId="21">
    <w:abstractNumId w:val="4"/>
  </w:num>
  <w:num w:numId="22">
    <w:abstractNumId w:val="13"/>
  </w:num>
  <w:num w:numId="23">
    <w:abstractNumId w:val="19"/>
  </w:num>
  <w:num w:numId="2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terbury">
    <w15:presenceInfo w15:providerId="None" w15:userId="waterbury"/>
  </w15:person>
  <w15:person w15:author="Camille Seaberry">
    <w15:presenceInfo w15:providerId="Windows Live" w15:userId="da4a2f84dccedc01"/>
  </w15:person>
  <w15:person w15:author="Ellen Carter">
    <w15:presenceInfo w15:providerId="AD" w15:userId="S-1-5-21-2390810450-2605308936-1939092787-12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088"/>
    <w:rsid w:val="00003D38"/>
    <w:rsid w:val="0002066B"/>
    <w:rsid w:val="000727C3"/>
    <w:rsid w:val="00085C70"/>
    <w:rsid w:val="000A70AD"/>
    <w:rsid w:val="000F18AE"/>
    <w:rsid w:val="000F4F18"/>
    <w:rsid w:val="0012446E"/>
    <w:rsid w:val="001555AB"/>
    <w:rsid w:val="001733B7"/>
    <w:rsid w:val="00195B2A"/>
    <w:rsid w:val="00196485"/>
    <w:rsid w:val="001D70C7"/>
    <w:rsid w:val="001E1A30"/>
    <w:rsid w:val="001E6358"/>
    <w:rsid w:val="00215088"/>
    <w:rsid w:val="002734E3"/>
    <w:rsid w:val="0028344C"/>
    <w:rsid w:val="00284A9E"/>
    <w:rsid w:val="002939CD"/>
    <w:rsid w:val="00295643"/>
    <w:rsid w:val="002B09D6"/>
    <w:rsid w:val="002B3208"/>
    <w:rsid w:val="00305D3F"/>
    <w:rsid w:val="00310CB7"/>
    <w:rsid w:val="00320218"/>
    <w:rsid w:val="0036119F"/>
    <w:rsid w:val="00361BB7"/>
    <w:rsid w:val="0037238A"/>
    <w:rsid w:val="00387401"/>
    <w:rsid w:val="003957D3"/>
    <w:rsid w:val="00397E94"/>
    <w:rsid w:val="003A2FD7"/>
    <w:rsid w:val="003A4524"/>
    <w:rsid w:val="003B2D06"/>
    <w:rsid w:val="003B58CB"/>
    <w:rsid w:val="003C3ABB"/>
    <w:rsid w:val="003D28AC"/>
    <w:rsid w:val="003E14BF"/>
    <w:rsid w:val="003E3098"/>
    <w:rsid w:val="004262A8"/>
    <w:rsid w:val="004432EA"/>
    <w:rsid w:val="00480932"/>
    <w:rsid w:val="00481516"/>
    <w:rsid w:val="0048546B"/>
    <w:rsid w:val="00485557"/>
    <w:rsid w:val="004B0CA5"/>
    <w:rsid w:val="004B7CDE"/>
    <w:rsid w:val="004C36D8"/>
    <w:rsid w:val="004D5790"/>
    <w:rsid w:val="00514A75"/>
    <w:rsid w:val="00545D58"/>
    <w:rsid w:val="00552619"/>
    <w:rsid w:val="00555E28"/>
    <w:rsid w:val="0055727A"/>
    <w:rsid w:val="0056037F"/>
    <w:rsid w:val="005609C4"/>
    <w:rsid w:val="005661B2"/>
    <w:rsid w:val="00583B12"/>
    <w:rsid w:val="0058606B"/>
    <w:rsid w:val="005F310B"/>
    <w:rsid w:val="00605F4E"/>
    <w:rsid w:val="00613BB1"/>
    <w:rsid w:val="00627272"/>
    <w:rsid w:val="00634DA0"/>
    <w:rsid w:val="00635B14"/>
    <w:rsid w:val="00636E40"/>
    <w:rsid w:val="0065105F"/>
    <w:rsid w:val="00693A63"/>
    <w:rsid w:val="006A15F7"/>
    <w:rsid w:val="006A52B4"/>
    <w:rsid w:val="006D1B33"/>
    <w:rsid w:val="006D410E"/>
    <w:rsid w:val="00721D1E"/>
    <w:rsid w:val="00750957"/>
    <w:rsid w:val="0076564C"/>
    <w:rsid w:val="0076711B"/>
    <w:rsid w:val="0078657A"/>
    <w:rsid w:val="007B2F67"/>
    <w:rsid w:val="007C138F"/>
    <w:rsid w:val="00825477"/>
    <w:rsid w:val="008254A2"/>
    <w:rsid w:val="00835822"/>
    <w:rsid w:val="00846F4A"/>
    <w:rsid w:val="008717F6"/>
    <w:rsid w:val="0089751B"/>
    <w:rsid w:val="008D39E2"/>
    <w:rsid w:val="008E605D"/>
    <w:rsid w:val="00914D11"/>
    <w:rsid w:val="00940F02"/>
    <w:rsid w:val="00944D45"/>
    <w:rsid w:val="00966C96"/>
    <w:rsid w:val="00986667"/>
    <w:rsid w:val="009A6A42"/>
    <w:rsid w:val="009B758C"/>
    <w:rsid w:val="009C0250"/>
    <w:rsid w:val="009D2BB9"/>
    <w:rsid w:val="009E18FF"/>
    <w:rsid w:val="009E4086"/>
    <w:rsid w:val="009F0B78"/>
    <w:rsid w:val="00A01FC5"/>
    <w:rsid w:val="00A1753A"/>
    <w:rsid w:val="00A64D69"/>
    <w:rsid w:val="00A844A4"/>
    <w:rsid w:val="00AA474B"/>
    <w:rsid w:val="00AB0266"/>
    <w:rsid w:val="00AB03AB"/>
    <w:rsid w:val="00AB52E8"/>
    <w:rsid w:val="00AB5C75"/>
    <w:rsid w:val="00AD0790"/>
    <w:rsid w:val="00AE337E"/>
    <w:rsid w:val="00B31EE8"/>
    <w:rsid w:val="00B5133B"/>
    <w:rsid w:val="00B84935"/>
    <w:rsid w:val="00B9229D"/>
    <w:rsid w:val="00BD670F"/>
    <w:rsid w:val="00C0346F"/>
    <w:rsid w:val="00C214C5"/>
    <w:rsid w:val="00C24308"/>
    <w:rsid w:val="00C4035C"/>
    <w:rsid w:val="00C83A0B"/>
    <w:rsid w:val="00C91A41"/>
    <w:rsid w:val="00CB7642"/>
    <w:rsid w:val="00CC0F54"/>
    <w:rsid w:val="00CD5463"/>
    <w:rsid w:val="00D14A66"/>
    <w:rsid w:val="00D16233"/>
    <w:rsid w:val="00D3058C"/>
    <w:rsid w:val="00D35C72"/>
    <w:rsid w:val="00D40BDC"/>
    <w:rsid w:val="00D423C5"/>
    <w:rsid w:val="00D705F2"/>
    <w:rsid w:val="00DA1448"/>
    <w:rsid w:val="00DA522B"/>
    <w:rsid w:val="00DC32B2"/>
    <w:rsid w:val="00DD2A8F"/>
    <w:rsid w:val="00DE5B4C"/>
    <w:rsid w:val="00DF3A4F"/>
    <w:rsid w:val="00E0429F"/>
    <w:rsid w:val="00E10869"/>
    <w:rsid w:val="00E14BE5"/>
    <w:rsid w:val="00E159B1"/>
    <w:rsid w:val="00E3176E"/>
    <w:rsid w:val="00E911A1"/>
    <w:rsid w:val="00EA09C1"/>
    <w:rsid w:val="00EA3042"/>
    <w:rsid w:val="00EC7044"/>
    <w:rsid w:val="00ED6E39"/>
    <w:rsid w:val="00EE43DB"/>
    <w:rsid w:val="00EE5E57"/>
    <w:rsid w:val="00EF3422"/>
    <w:rsid w:val="00EF487D"/>
    <w:rsid w:val="00EF61E8"/>
    <w:rsid w:val="00F0465B"/>
    <w:rsid w:val="00F13C70"/>
    <w:rsid w:val="00F15837"/>
    <w:rsid w:val="00F24072"/>
    <w:rsid w:val="00F319D1"/>
    <w:rsid w:val="00F509CD"/>
    <w:rsid w:val="00F51653"/>
    <w:rsid w:val="00F73DDA"/>
    <w:rsid w:val="00FB1B26"/>
    <w:rsid w:val="00FD5C56"/>
    <w:rsid w:val="00FE3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FB0EC"/>
  <w15:docId w15:val="{DDBD3CC2-DDE1-40B5-AF05-6E5D15F89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64C"/>
    <w:pPr>
      <w:widowControl w:val="0"/>
      <w:spacing w:after="120"/>
    </w:pPr>
    <w:rPr>
      <w:sz w:val="22"/>
    </w:rPr>
  </w:style>
  <w:style w:type="paragraph" w:styleId="Heading1">
    <w:name w:val="heading 1"/>
    <w:basedOn w:val="Heading2"/>
    <w:next w:val="Heading2"/>
    <w:link w:val="Heading1Char"/>
    <w:uiPriority w:val="9"/>
    <w:qFormat/>
    <w:rsid w:val="00940F02"/>
    <w:pPr>
      <w:outlineLvl w:val="0"/>
    </w:pPr>
    <w:rPr>
      <w:sz w:val="40"/>
    </w:rPr>
  </w:style>
  <w:style w:type="paragraph" w:styleId="Heading2">
    <w:name w:val="heading 2"/>
    <w:basedOn w:val="Normal"/>
    <w:next w:val="Normal"/>
    <w:link w:val="Heading2Char"/>
    <w:uiPriority w:val="9"/>
    <w:unhideWhenUsed/>
    <w:qFormat/>
    <w:rsid w:val="00215088"/>
    <w:pPr>
      <w:keepNext/>
      <w:keepLines/>
      <w:spacing w:before="180" w:after="0"/>
      <w:outlineLvl w:val="1"/>
    </w:pPr>
    <w:rPr>
      <w:rFonts w:eastAsiaTheme="majorEastAsia" w:cstheme="majorBidi"/>
      <w:b/>
      <w:bCs/>
      <w:color w:val="000000" w:themeColor="text1"/>
      <w:sz w:val="28"/>
      <w:szCs w:val="32"/>
    </w:rPr>
  </w:style>
  <w:style w:type="paragraph" w:styleId="Heading3">
    <w:name w:val="heading 3"/>
    <w:basedOn w:val="Normal"/>
    <w:link w:val="Heading3Char"/>
    <w:uiPriority w:val="9"/>
    <w:unhideWhenUsed/>
    <w:qFormat/>
    <w:rsid w:val="00215088"/>
    <w:pPr>
      <w:keepNext/>
      <w:keepLines/>
      <w:spacing w:before="120" w:after="0"/>
      <w:outlineLvl w:val="2"/>
    </w:pPr>
    <w:rPr>
      <w:rFonts w:eastAsiaTheme="majorEastAsia" w:cstheme="majorBidi"/>
      <w:bCs/>
      <w:color w:val="000000" w:themeColor="text1"/>
      <w:szCs w:val="28"/>
    </w:rPr>
  </w:style>
  <w:style w:type="paragraph" w:styleId="Heading4">
    <w:name w:val="heading 4"/>
    <w:basedOn w:val="Normal"/>
    <w:link w:val="Heading4Char"/>
    <w:uiPriority w:val="9"/>
    <w:unhideWhenUsed/>
    <w:qFormat/>
    <w:rsid w:val="00215088"/>
    <w:pPr>
      <w:keepNext/>
      <w:keepLines/>
      <w:numPr>
        <w:ilvl w:val="3"/>
        <w:numId w:val="1"/>
      </w:numPr>
      <w:spacing w:before="120" w:after="0"/>
      <w:outlineLvl w:val="3"/>
    </w:pPr>
    <w:rPr>
      <w:rFonts w:eastAsiaTheme="majorEastAsia" w:cstheme="majorBidi"/>
      <w:bCs/>
      <w:color w:val="000000" w:themeColor="text1"/>
    </w:rPr>
  </w:style>
  <w:style w:type="paragraph" w:styleId="Heading5">
    <w:name w:val="heading 5"/>
    <w:basedOn w:val="Normal"/>
    <w:next w:val="BodyText"/>
    <w:link w:val="Heading5Char"/>
    <w:uiPriority w:val="9"/>
    <w:unhideWhenUsed/>
    <w:qFormat/>
    <w:rsid w:val="00215088"/>
    <w:pPr>
      <w:keepNext/>
      <w:keepLines/>
      <w:numPr>
        <w:ilvl w:val="4"/>
        <w:numId w:val="1"/>
      </w:numPr>
      <w:spacing w:before="200" w:after="0"/>
      <w:outlineLvl w:val="4"/>
    </w:pPr>
    <w:rPr>
      <w:rFonts w:eastAsiaTheme="majorEastAsia" w:cstheme="majorBidi"/>
      <w:i/>
      <w:iCs/>
      <w:color w:val="4472C4" w:themeColor="accent1"/>
    </w:rPr>
  </w:style>
  <w:style w:type="paragraph" w:styleId="Heading6">
    <w:name w:val="heading 6"/>
    <w:basedOn w:val="Normal"/>
    <w:next w:val="BodyText"/>
    <w:link w:val="Heading6Char"/>
    <w:uiPriority w:val="9"/>
    <w:unhideWhenUsed/>
    <w:qFormat/>
    <w:rsid w:val="00215088"/>
    <w:pPr>
      <w:keepNext/>
      <w:keepLines/>
      <w:numPr>
        <w:ilvl w:val="5"/>
        <w:numId w:val="1"/>
      </w:numPr>
      <w:spacing w:before="200" w:after="0"/>
      <w:outlineLvl w:val="5"/>
    </w:pPr>
    <w:rPr>
      <w:rFonts w:eastAsiaTheme="majorEastAsia" w:cstheme="majorBidi"/>
      <w:color w:val="4472C4" w:themeColor="accent1"/>
    </w:rPr>
  </w:style>
  <w:style w:type="paragraph" w:styleId="Heading7">
    <w:name w:val="heading 7"/>
    <w:basedOn w:val="Normal"/>
    <w:next w:val="Normal"/>
    <w:link w:val="Heading7Char"/>
    <w:rsid w:val="00215088"/>
    <w:pPr>
      <w:keepNext/>
      <w:keepLines/>
      <w:numPr>
        <w:ilvl w:val="6"/>
        <w:numId w:val="1"/>
      </w:numPr>
      <w:spacing w:before="40" w:after="0"/>
      <w:outlineLvl w:val="6"/>
    </w:pPr>
    <w:rPr>
      <w:rFonts w:eastAsiaTheme="majorEastAsia" w:cstheme="majorBidi"/>
      <w:i/>
      <w:iCs/>
      <w:color w:val="1F3763" w:themeColor="accent1" w:themeShade="7F"/>
    </w:rPr>
  </w:style>
  <w:style w:type="paragraph" w:styleId="Heading8">
    <w:name w:val="heading 8"/>
    <w:basedOn w:val="Normal"/>
    <w:next w:val="Normal"/>
    <w:link w:val="Heading8Char"/>
    <w:semiHidden/>
    <w:unhideWhenUsed/>
    <w:rsid w:val="0021508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rsid w:val="0021508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owHeading3">
    <w:name w:val="Tow_Heading 3"/>
    <w:next w:val="Normal"/>
    <w:qFormat/>
    <w:rsid w:val="001D70C7"/>
    <w:pPr>
      <w:keepNext/>
      <w:pBdr>
        <w:top w:val="nil"/>
        <w:left w:val="nil"/>
        <w:bottom w:val="nil"/>
        <w:right w:val="nil"/>
        <w:between w:val="nil"/>
        <w:bar w:val="nil"/>
      </w:pBdr>
      <w:spacing w:before="120" w:after="40"/>
      <w:outlineLvl w:val="1"/>
    </w:pPr>
    <w:rPr>
      <w:rFonts w:ascii="Franklin Gothic Medium" w:eastAsia="Franklin Gothic Medium" w:hAnsi="Franklin Gothic Medium" w:cs="Franklin Gothic Medium"/>
      <w:bCs/>
      <w:i/>
      <w:iCs/>
      <w:color w:val="000000"/>
      <w:sz w:val="28"/>
      <w:u w:color="000000"/>
      <w:bdr w:val="nil"/>
    </w:rPr>
  </w:style>
  <w:style w:type="character" w:customStyle="1" w:styleId="Heading1Char">
    <w:name w:val="Heading 1 Char"/>
    <w:basedOn w:val="DefaultParagraphFont"/>
    <w:link w:val="Heading1"/>
    <w:uiPriority w:val="9"/>
    <w:rsid w:val="00940F02"/>
    <w:rPr>
      <w:rFonts w:eastAsiaTheme="majorEastAsia" w:cstheme="majorBidi"/>
      <w:b/>
      <w:bCs/>
      <w:color w:val="000000" w:themeColor="text1"/>
      <w:sz w:val="40"/>
      <w:szCs w:val="32"/>
    </w:rPr>
  </w:style>
  <w:style w:type="character" w:customStyle="1" w:styleId="Heading2Char">
    <w:name w:val="Heading 2 Char"/>
    <w:basedOn w:val="DefaultParagraphFont"/>
    <w:link w:val="Heading2"/>
    <w:uiPriority w:val="9"/>
    <w:rsid w:val="00215088"/>
    <w:rPr>
      <w:rFonts w:asciiTheme="majorHAnsi" w:eastAsiaTheme="majorEastAsia" w:hAnsiTheme="majorHAnsi" w:cstheme="majorBidi"/>
      <w:b/>
      <w:bCs/>
      <w:color w:val="000000" w:themeColor="text1"/>
      <w:sz w:val="28"/>
      <w:szCs w:val="32"/>
    </w:rPr>
  </w:style>
  <w:style w:type="character" w:customStyle="1" w:styleId="Heading3Char">
    <w:name w:val="Heading 3 Char"/>
    <w:basedOn w:val="DefaultParagraphFont"/>
    <w:link w:val="Heading3"/>
    <w:uiPriority w:val="9"/>
    <w:rsid w:val="00215088"/>
    <w:rPr>
      <w:rFonts w:asciiTheme="majorHAnsi" w:eastAsiaTheme="majorEastAsia" w:hAnsiTheme="majorHAnsi" w:cstheme="majorBidi"/>
      <w:bCs/>
      <w:color w:val="000000" w:themeColor="text1"/>
      <w:szCs w:val="28"/>
    </w:rPr>
  </w:style>
  <w:style w:type="character" w:customStyle="1" w:styleId="Heading4Char">
    <w:name w:val="Heading 4 Char"/>
    <w:basedOn w:val="DefaultParagraphFont"/>
    <w:link w:val="Heading4"/>
    <w:uiPriority w:val="9"/>
    <w:rsid w:val="00215088"/>
    <w:rPr>
      <w:rFonts w:asciiTheme="majorHAnsi" w:eastAsiaTheme="majorEastAsia" w:hAnsiTheme="majorHAnsi" w:cstheme="majorBidi"/>
      <w:bCs/>
      <w:color w:val="000000" w:themeColor="text1"/>
    </w:rPr>
  </w:style>
  <w:style w:type="character" w:customStyle="1" w:styleId="Heading5Char">
    <w:name w:val="Heading 5 Char"/>
    <w:basedOn w:val="DefaultParagraphFont"/>
    <w:link w:val="Heading5"/>
    <w:uiPriority w:val="9"/>
    <w:rsid w:val="00215088"/>
    <w:rPr>
      <w:rFonts w:asciiTheme="majorHAnsi" w:eastAsiaTheme="majorEastAsia" w:hAnsiTheme="majorHAnsi" w:cstheme="majorBidi"/>
      <w:i/>
      <w:iCs/>
      <w:color w:val="4472C4" w:themeColor="accent1"/>
    </w:rPr>
  </w:style>
  <w:style w:type="character" w:customStyle="1" w:styleId="Heading6Char">
    <w:name w:val="Heading 6 Char"/>
    <w:basedOn w:val="DefaultParagraphFont"/>
    <w:link w:val="Heading6"/>
    <w:uiPriority w:val="9"/>
    <w:rsid w:val="00215088"/>
    <w:rPr>
      <w:rFonts w:asciiTheme="majorHAnsi" w:eastAsiaTheme="majorEastAsia" w:hAnsiTheme="majorHAnsi" w:cstheme="majorBidi"/>
      <w:color w:val="4472C4" w:themeColor="accent1"/>
    </w:rPr>
  </w:style>
  <w:style w:type="character" w:customStyle="1" w:styleId="Heading7Char">
    <w:name w:val="Heading 7 Char"/>
    <w:basedOn w:val="DefaultParagraphFont"/>
    <w:link w:val="Heading7"/>
    <w:rsid w:val="0021508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21508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215088"/>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semiHidden/>
    <w:unhideWhenUsed/>
    <w:rsid w:val="00215088"/>
    <w:rPr>
      <w:sz w:val="18"/>
      <w:szCs w:val="18"/>
    </w:rPr>
  </w:style>
  <w:style w:type="paragraph" w:styleId="CommentText">
    <w:name w:val="annotation text"/>
    <w:basedOn w:val="Normal"/>
    <w:link w:val="CommentTextChar"/>
    <w:semiHidden/>
    <w:unhideWhenUsed/>
    <w:rsid w:val="00215088"/>
  </w:style>
  <w:style w:type="character" w:customStyle="1" w:styleId="CommentTextChar">
    <w:name w:val="Comment Text Char"/>
    <w:basedOn w:val="DefaultParagraphFont"/>
    <w:link w:val="CommentText"/>
    <w:semiHidden/>
    <w:rsid w:val="00215088"/>
    <w:rPr>
      <w:rFonts w:asciiTheme="majorHAnsi" w:hAnsiTheme="majorHAnsi"/>
    </w:rPr>
  </w:style>
  <w:style w:type="paragraph" w:customStyle="1" w:styleId="Chart">
    <w:name w:val="Chart"/>
    <w:basedOn w:val="Normal"/>
    <w:qFormat/>
    <w:rsid w:val="00215088"/>
    <w:pPr>
      <w:spacing w:before="120"/>
    </w:pPr>
    <w:rPr>
      <w:color w:val="4472C4" w:themeColor="accent1"/>
    </w:rPr>
  </w:style>
  <w:style w:type="paragraph" w:styleId="BodyText">
    <w:name w:val="Body Text"/>
    <w:basedOn w:val="Normal"/>
    <w:link w:val="BodyTextChar"/>
    <w:uiPriority w:val="99"/>
    <w:semiHidden/>
    <w:unhideWhenUsed/>
    <w:rsid w:val="00215088"/>
  </w:style>
  <w:style w:type="character" w:customStyle="1" w:styleId="BodyTextChar">
    <w:name w:val="Body Text Char"/>
    <w:basedOn w:val="DefaultParagraphFont"/>
    <w:link w:val="BodyText"/>
    <w:uiPriority w:val="99"/>
    <w:semiHidden/>
    <w:rsid w:val="00215088"/>
    <w:rPr>
      <w:rFonts w:asciiTheme="majorHAnsi" w:hAnsiTheme="majorHAnsi"/>
    </w:rPr>
  </w:style>
  <w:style w:type="paragraph" w:styleId="BalloonText">
    <w:name w:val="Balloon Text"/>
    <w:basedOn w:val="Normal"/>
    <w:link w:val="BalloonTextChar"/>
    <w:uiPriority w:val="99"/>
    <w:semiHidden/>
    <w:unhideWhenUsed/>
    <w:rsid w:val="00215088"/>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15088"/>
    <w:rPr>
      <w:rFonts w:ascii="Times New Roman" w:hAnsi="Times New Roman" w:cs="Times New Roman"/>
      <w:sz w:val="18"/>
      <w:szCs w:val="18"/>
    </w:rPr>
  </w:style>
  <w:style w:type="table" w:styleId="TableGrid">
    <w:name w:val="Table Grid"/>
    <w:basedOn w:val="TableNormal"/>
    <w:uiPriority w:val="39"/>
    <w:rsid w:val="00215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5Dark-Accent11">
    <w:name w:val="List Table 5 Dark - Accent 11"/>
    <w:basedOn w:val="TableNormal"/>
    <w:uiPriority w:val="50"/>
    <w:rsid w:val="00215088"/>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ListParagraph">
    <w:name w:val="List Paragraph"/>
    <w:basedOn w:val="Normal"/>
    <w:qFormat/>
    <w:rsid w:val="00E0429F"/>
    <w:pPr>
      <w:ind w:left="720"/>
      <w:contextualSpacing/>
    </w:pPr>
  </w:style>
  <w:style w:type="paragraph" w:styleId="CommentSubject">
    <w:name w:val="annotation subject"/>
    <w:basedOn w:val="CommentText"/>
    <w:next w:val="CommentText"/>
    <w:link w:val="CommentSubjectChar"/>
    <w:uiPriority w:val="99"/>
    <w:semiHidden/>
    <w:unhideWhenUsed/>
    <w:rsid w:val="00A1753A"/>
    <w:rPr>
      <w:b/>
      <w:bCs/>
      <w:sz w:val="20"/>
      <w:szCs w:val="20"/>
    </w:rPr>
  </w:style>
  <w:style w:type="character" w:customStyle="1" w:styleId="CommentSubjectChar">
    <w:name w:val="Comment Subject Char"/>
    <w:basedOn w:val="CommentTextChar"/>
    <w:link w:val="CommentSubject"/>
    <w:uiPriority w:val="99"/>
    <w:semiHidden/>
    <w:rsid w:val="00A1753A"/>
    <w:rPr>
      <w:rFonts w:asciiTheme="majorHAnsi" w:hAnsiTheme="majorHAnsi"/>
      <w:b/>
      <w:bCs/>
      <w:sz w:val="20"/>
      <w:szCs w:val="20"/>
    </w:rPr>
  </w:style>
  <w:style w:type="paragraph" w:customStyle="1" w:styleId="Body">
    <w:name w:val="Body"/>
    <w:rsid w:val="00605F4E"/>
    <w:pPr>
      <w:pBdr>
        <w:top w:val="nil"/>
        <w:left w:val="nil"/>
        <w:bottom w:val="nil"/>
        <w:right w:val="nil"/>
        <w:between w:val="nil"/>
        <w:bar w:val="nil"/>
      </w:pBdr>
      <w:spacing w:after="200" w:line="276" w:lineRule="auto"/>
    </w:pPr>
    <w:rPr>
      <w:rFonts w:ascii="Calibri" w:eastAsia="Arial Unicode MS" w:hAnsi="Calibri" w:cs="Arial Unicode MS"/>
      <w:color w:val="000000"/>
      <w:sz w:val="22"/>
      <w:szCs w:val="22"/>
      <w:u w:color="000000"/>
      <w:bdr w:val="nil"/>
    </w:rPr>
  </w:style>
  <w:style w:type="numbering" w:customStyle="1" w:styleId="ImportedStyle1">
    <w:name w:val="Imported Style 1"/>
    <w:rsid w:val="00605F4E"/>
    <w:pPr>
      <w:numPr>
        <w:numId w:val="9"/>
      </w:numPr>
    </w:pPr>
  </w:style>
  <w:style w:type="numbering" w:customStyle="1" w:styleId="ImportedStyle2">
    <w:name w:val="Imported Style 2"/>
    <w:rsid w:val="00605F4E"/>
    <w:pPr>
      <w:numPr>
        <w:numId w:val="11"/>
      </w:numPr>
    </w:pPr>
  </w:style>
  <w:style w:type="numbering" w:customStyle="1" w:styleId="ImportedStyle3">
    <w:name w:val="Imported Style 3"/>
    <w:rsid w:val="00605F4E"/>
    <w:pPr>
      <w:numPr>
        <w:numId w:val="13"/>
      </w:numPr>
    </w:pPr>
  </w:style>
  <w:style w:type="paragraph" w:styleId="FootnoteText">
    <w:name w:val="footnote text"/>
    <w:basedOn w:val="Normal"/>
    <w:link w:val="FootnoteTextChar"/>
    <w:uiPriority w:val="99"/>
    <w:semiHidden/>
    <w:unhideWhenUsed/>
    <w:rsid w:val="004B7CDE"/>
    <w:pPr>
      <w:spacing w:after="0"/>
    </w:pPr>
    <w:rPr>
      <w:sz w:val="20"/>
      <w:szCs w:val="20"/>
    </w:rPr>
  </w:style>
  <w:style w:type="character" w:customStyle="1" w:styleId="FootnoteTextChar">
    <w:name w:val="Footnote Text Char"/>
    <w:basedOn w:val="DefaultParagraphFont"/>
    <w:link w:val="FootnoteText"/>
    <w:uiPriority w:val="99"/>
    <w:semiHidden/>
    <w:rsid w:val="004B7CDE"/>
    <w:rPr>
      <w:sz w:val="20"/>
      <w:szCs w:val="20"/>
    </w:rPr>
  </w:style>
  <w:style w:type="character" w:styleId="FootnoteReference">
    <w:name w:val="footnote reference"/>
    <w:basedOn w:val="DefaultParagraphFont"/>
    <w:uiPriority w:val="99"/>
    <w:semiHidden/>
    <w:unhideWhenUsed/>
    <w:rsid w:val="004B7CDE"/>
    <w:rPr>
      <w:vertAlign w:val="superscript"/>
    </w:rPr>
  </w:style>
  <w:style w:type="paragraph" w:styleId="EndnoteText">
    <w:name w:val="endnote text"/>
    <w:basedOn w:val="Normal"/>
    <w:link w:val="EndnoteTextChar"/>
    <w:uiPriority w:val="99"/>
    <w:semiHidden/>
    <w:unhideWhenUsed/>
    <w:rsid w:val="00514A75"/>
    <w:pPr>
      <w:spacing w:after="0"/>
    </w:pPr>
    <w:rPr>
      <w:sz w:val="20"/>
      <w:szCs w:val="20"/>
    </w:rPr>
  </w:style>
  <w:style w:type="character" w:customStyle="1" w:styleId="EndnoteTextChar">
    <w:name w:val="Endnote Text Char"/>
    <w:basedOn w:val="DefaultParagraphFont"/>
    <w:link w:val="EndnoteText"/>
    <w:uiPriority w:val="99"/>
    <w:semiHidden/>
    <w:rsid w:val="00514A75"/>
    <w:rPr>
      <w:sz w:val="20"/>
      <w:szCs w:val="20"/>
    </w:rPr>
  </w:style>
  <w:style w:type="character" w:styleId="EndnoteReference">
    <w:name w:val="endnote reference"/>
    <w:basedOn w:val="DefaultParagraphFont"/>
    <w:uiPriority w:val="99"/>
    <w:semiHidden/>
    <w:unhideWhenUsed/>
    <w:rsid w:val="00514A75"/>
    <w:rPr>
      <w:vertAlign w:val="superscript"/>
    </w:rPr>
  </w:style>
  <w:style w:type="character" w:styleId="Hyperlink">
    <w:name w:val="Hyperlink"/>
    <w:basedOn w:val="DefaultParagraphFont"/>
    <w:uiPriority w:val="99"/>
    <w:unhideWhenUsed/>
    <w:rsid w:val="002B32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www.countyhealthrankings.org/measure/dentists" TargetMode="External"/><Relationship Id="rId2" Type="http://schemas.openxmlformats.org/officeDocument/2006/relationships/hyperlink" Target="https://www.rwjf.org/en/library/research/2014/01/education--it-matters-more-to-health-than-ever-before.html" TargetMode="External"/><Relationship Id="rId1" Type="http://schemas.openxmlformats.org/officeDocument/2006/relationships/hyperlink" Target="https://www.rwjf.org/content/dam/farm/reports/issue_briefs/2011/rwjf70447" TargetMode="External"/><Relationship Id="rId4" Type="http://schemas.openxmlformats.org/officeDocument/2006/relationships/hyperlink" Target="http://www.countyhealthrankings.org/our-approach/health-factors/tobacco-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37A48-BB49-4884-A7B3-62F615864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15</Pages>
  <Words>3111</Words>
  <Characters>17734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Seaberry</dc:creator>
  <cp:keywords/>
  <dc:description/>
  <cp:lastModifiedBy>CVitone</cp:lastModifiedBy>
  <cp:revision>31</cp:revision>
  <cp:lastPrinted>2017-10-12T17:23:00Z</cp:lastPrinted>
  <dcterms:created xsi:type="dcterms:W3CDTF">2018-02-23T18:44:00Z</dcterms:created>
  <dcterms:modified xsi:type="dcterms:W3CDTF">2018-05-11T14:11:00Z</dcterms:modified>
</cp:coreProperties>
</file>